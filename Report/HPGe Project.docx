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52986" w14:textId="77777777" w:rsidR="00E97402" w:rsidRDefault="00E97402">
      <w:pPr>
        <w:pStyle w:val="Text"/>
        <w:ind w:firstLine="0"/>
        <w:rPr>
          <w:sz w:val="18"/>
          <w:szCs w:val="18"/>
        </w:rPr>
      </w:pPr>
      <w:r>
        <w:rPr>
          <w:sz w:val="18"/>
          <w:szCs w:val="18"/>
        </w:rPr>
        <w:footnoteReference w:customMarkFollows="1" w:id="1"/>
        <w:sym w:font="Symbol" w:char="F020"/>
      </w:r>
    </w:p>
    <w:p w14:paraId="7CC6E845" w14:textId="77777777" w:rsidR="00E97402" w:rsidRDefault="001410D6">
      <w:pPr>
        <w:pStyle w:val="Title"/>
        <w:framePr w:wrap="notBeside"/>
      </w:pPr>
      <w:r>
        <w:t xml:space="preserve">Automated Parametric Optimization of a High-Purity Germanium Monte Carlo Neutral-Particle Model </w:t>
      </w:r>
      <w:r w:rsidRPr="00651476">
        <w:rPr>
          <w:iCs/>
        </w:rPr>
        <w:t>(</w:t>
      </w:r>
      <w:r>
        <w:t>December</w:t>
      </w:r>
      <w:r w:rsidR="003D1EBF">
        <w:t xml:space="preserve"> 201</w:t>
      </w:r>
      <w:r w:rsidR="007530A3">
        <w:t>7</w:t>
      </w:r>
      <w:r w:rsidR="00E97402">
        <w:t>)</w:t>
      </w:r>
    </w:p>
    <w:p w14:paraId="75C9A329" w14:textId="77777777" w:rsidR="00E97402" w:rsidRDefault="001410D6">
      <w:pPr>
        <w:pStyle w:val="Authors"/>
        <w:framePr w:wrap="notBeside"/>
      </w:pPr>
      <w:r>
        <w:t>Bryan V. Egner</w:t>
      </w:r>
      <w:r w:rsidR="00392DBA">
        <w:t xml:space="preserve">, </w:t>
      </w:r>
      <w:r>
        <w:rPr>
          <w:i/>
        </w:rPr>
        <w:t>Student</w:t>
      </w:r>
      <w:r w:rsidR="00392DBA" w:rsidRPr="00392DBA">
        <w:rPr>
          <w:i/>
        </w:rPr>
        <w:t xml:space="preserve">, </w:t>
      </w:r>
      <w:r>
        <w:rPr>
          <w:i/>
        </w:rPr>
        <w:t>AFIT</w:t>
      </w:r>
      <w:r w:rsidR="00E97402">
        <w:t xml:space="preserve">, </w:t>
      </w:r>
      <w:r w:rsidR="00DD7032">
        <w:t>Robert</w:t>
      </w:r>
      <w:r w:rsidR="00CA5ECC">
        <w:t xml:space="preserve"> S.</w:t>
      </w:r>
      <w:r w:rsidR="00DD7032">
        <w:t xml:space="preserve"> </w:t>
      </w:r>
      <w:r>
        <w:t>Torzilli</w:t>
      </w:r>
      <w:r w:rsidR="00E97402">
        <w:t xml:space="preserve">, </w:t>
      </w:r>
      <w:r>
        <w:rPr>
          <w:i/>
        </w:rPr>
        <w:t>Student</w:t>
      </w:r>
      <w:r w:rsidRPr="00392DBA">
        <w:rPr>
          <w:i/>
        </w:rPr>
        <w:t xml:space="preserve">, </w:t>
      </w:r>
      <w:r>
        <w:rPr>
          <w:i/>
        </w:rPr>
        <w:t>AFIT</w:t>
      </w:r>
    </w:p>
    <w:p w14:paraId="53856516" w14:textId="77777777" w:rsidR="00E97402" w:rsidRDefault="00E97402">
      <w:pPr>
        <w:pStyle w:val="Abstract"/>
      </w:pPr>
      <w:r w:rsidRPr="0064185F">
        <w:rPr>
          <w:i/>
          <w:iCs/>
          <w:color w:val="FF0000"/>
        </w:rPr>
        <w:t>Abstract</w:t>
      </w:r>
      <w:r w:rsidR="0066249A">
        <w:t>—One Hundred fiftey – 250 words</w:t>
      </w:r>
    </w:p>
    <w:p w14:paraId="3F83ED4F" w14:textId="77777777" w:rsidR="00E97402" w:rsidRDefault="00E97402"/>
    <w:p w14:paraId="4333D441" w14:textId="77777777" w:rsidR="00E97402" w:rsidRDefault="00E97402">
      <w:pPr>
        <w:pStyle w:val="IndexTerms"/>
      </w:pPr>
      <w:bookmarkStart w:id="0" w:name="PointTmp"/>
      <w:r w:rsidRPr="002E47EB">
        <w:rPr>
          <w:i/>
          <w:iCs/>
        </w:rPr>
        <w:t>Index Terms</w:t>
      </w:r>
      <w:r>
        <w:t>—</w:t>
      </w:r>
      <w:r w:rsidR="002E47EB">
        <w:t xml:space="preserve"> Absolute Efficiency, Gamma-Ray Spectroscopy, HPGe, MCNP, Parametric Optimization </w:t>
      </w:r>
    </w:p>
    <w:p w14:paraId="36629250" w14:textId="77777777" w:rsidR="00E97402" w:rsidRDefault="00E97402"/>
    <w:bookmarkEnd w:id="0"/>
    <w:p w14:paraId="7E93D296" w14:textId="77777777" w:rsidR="00E97402" w:rsidRDefault="00E97402">
      <w:pPr>
        <w:pStyle w:val="Heading1"/>
      </w:pPr>
      <w:r>
        <w:t>I</w:t>
      </w:r>
      <w:r>
        <w:rPr>
          <w:sz w:val="16"/>
          <w:szCs w:val="16"/>
        </w:rPr>
        <w:t>NTRODUCTION</w:t>
      </w:r>
    </w:p>
    <w:p w14:paraId="0802C84B" w14:textId="77777777" w:rsidR="00E97402" w:rsidRDefault="00651476">
      <w:pPr>
        <w:pStyle w:val="Text"/>
        <w:keepNext/>
        <w:framePr w:dropCap="drop" w:lines="2" w:wrap="auto" w:vAnchor="text" w:hAnchor="text"/>
        <w:spacing w:line="480" w:lineRule="exact"/>
        <w:ind w:firstLine="0"/>
        <w:rPr>
          <w:smallCaps/>
          <w:position w:val="-3"/>
          <w:sz w:val="56"/>
          <w:szCs w:val="56"/>
        </w:rPr>
      </w:pPr>
      <w:r>
        <w:rPr>
          <w:position w:val="-3"/>
          <w:sz w:val="56"/>
          <w:szCs w:val="56"/>
        </w:rPr>
        <w:t>G</w:t>
      </w:r>
    </w:p>
    <w:p w14:paraId="6DCAAC33" w14:textId="77777777" w:rsidR="00651476" w:rsidRPr="00B8772D" w:rsidRDefault="00651476" w:rsidP="00651476">
      <w:pPr>
        <w:spacing w:line="252" w:lineRule="auto"/>
        <w:jc w:val="both"/>
      </w:pPr>
      <w:r w:rsidRPr="00B8772D">
        <w:t xml:space="preserve">amma-ray spectroscopy using high-purity germanium (HPGe) detectors is </w:t>
      </w:r>
      <w:r>
        <w:t xml:space="preserve">a </w:t>
      </w:r>
      <w:r w:rsidRPr="00B8772D">
        <w:t>leading method for obtaining high</w:t>
      </w:r>
      <w:r>
        <w:t>-energy</w:t>
      </w:r>
      <w:r w:rsidRPr="00B8772D">
        <w:t xml:space="preserve"> resolution spectra in both the laboratory setting and in the field.  These detectors have the ability to obtain energy resolutions as low as 0.15 </w:t>
      </w:r>
      <w:proofErr w:type="spellStart"/>
      <w:r w:rsidRPr="00B8772D">
        <w:t>keV</w:t>
      </w:r>
      <w:proofErr w:type="spellEnd"/>
      <w:r w:rsidRPr="00B8772D">
        <w:t xml:space="preserve"> for the Full-Width-Half-Maximum</w:t>
      </w:r>
      <w:del w:id="1" w:author="Robert Torzilli" w:date="2017-12-07T22:16:00Z">
        <w:r w:rsidRPr="00B8772D" w:rsidDel="00EF1A2C">
          <w:delText xml:space="preserve"> </w:delText>
        </w:r>
      </w:del>
      <w:del w:id="2" w:author="Robert Torzilli" w:date="2017-12-07T22:15:00Z">
        <w:r w:rsidRPr="00B8772D" w:rsidDel="00EF1A2C">
          <w:delText>(FWHM)</w:delText>
        </w:r>
      </w:del>
      <w:r w:rsidRPr="00B8772D">
        <w:t>, at incident photon</w:t>
      </w:r>
      <w:r w:rsidR="00C710F9">
        <w:t>s</w:t>
      </w:r>
      <w:r w:rsidR="005B3540">
        <w:t xml:space="preserve"> around 5.9 keV.</w:t>
      </w:r>
      <w:sdt>
        <w:sdtPr>
          <w:id w:val="766036920"/>
          <w:citation/>
        </w:sdtPr>
        <w:sdtContent>
          <w:r w:rsidR="005B3540">
            <w:fldChar w:fldCharType="begin"/>
          </w:r>
          <w:r w:rsidR="005B3540">
            <w:instrText xml:space="preserve"> CITATION Gle101 \l 1033 </w:instrText>
          </w:r>
          <w:r w:rsidR="005B3540">
            <w:fldChar w:fldCharType="separate"/>
          </w:r>
          <w:r w:rsidR="005B3540">
            <w:rPr>
              <w:noProof/>
            </w:rPr>
            <w:t xml:space="preserve"> [1]</w:t>
          </w:r>
          <w:r w:rsidR="005B3540">
            <w:fldChar w:fldCharType="end"/>
          </w:r>
        </w:sdtContent>
      </w:sdt>
      <w:r w:rsidR="005B3540" w:rsidRPr="00B8772D">
        <w:t xml:space="preserve"> </w:t>
      </w:r>
      <w:r w:rsidRPr="00B8772D">
        <w:t>The tradeoff for such high energy resolution</w:t>
      </w:r>
      <w:del w:id="3" w:author="Robert Torzilli" w:date="2017-12-07T22:16:00Z">
        <w:r w:rsidRPr="00B8772D" w:rsidDel="00EF1A2C">
          <w:delText>,</w:delText>
        </w:r>
      </w:del>
      <w:r w:rsidRPr="00B8772D">
        <w:t xml:space="preserve"> is an overall lower detection efficiency compared to other types of nuclear instrumentals</w:t>
      </w:r>
      <w:del w:id="4" w:author="Robert Torzilli" w:date="2017-12-07T22:17:00Z">
        <w:r w:rsidRPr="00B8772D" w:rsidDel="00EF1A2C">
          <w:delText>,</w:delText>
        </w:r>
      </w:del>
      <w:ins w:id="5" w:author="Robert Torzilli" w:date="2017-12-07T22:17:00Z">
        <w:r w:rsidR="00EF1A2C">
          <w:t>;</w:t>
        </w:r>
      </w:ins>
      <w:r w:rsidRPr="00B8772D">
        <w:t xml:space="preserve"> such as sodium iodide</w:t>
      </w:r>
      <w:ins w:id="6" w:author="Robert Torzilli" w:date="2017-12-07T22:17:00Z">
        <w:r w:rsidR="00EF1A2C">
          <w:t>,</w:t>
        </w:r>
      </w:ins>
      <w:r w:rsidRPr="00B8772D">
        <w:t xml:space="preserve"> </w:t>
      </w:r>
      <w:proofErr w:type="spellStart"/>
      <w:r w:rsidRPr="00B8772D">
        <w:t>NaI</w:t>
      </w:r>
      <w:proofErr w:type="spellEnd"/>
      <w:ins w:id="7" w:author="Robert Torzilli" w:date="2017-12-07T22:17:00Z">
        <w:r w:rsidR="00EF1A2C">
          <w:t>,</w:t>
        </w:r>
      </w:ins>
      <w:r w:rsidRPr="00B8772D">
        <w:t xml:space="preserve"> </w:t>
      </w:r>
      <w:del w:id="8" w:author="Robert Torzilli" w:date="2017-12-07T22:24:00Z">
        <w:r w:rsidRPr="00B8772D" w:rsidDel="00B4158A">
          <w:delText>scinitllators</w:delText>
        </w:r>
      </w:del>
      <w:ins w:id="9" w:author="Robert Torzilli" w:date="2017-12-07T22:24:00Z">
        <w:r w:rsidR="00B4158A" w:rsidRPr="00B8772D">
          <w:t>scintillators</w:t>
        </w:r>
      </w:ins>
      <w:r w:rsidRPr="00B8772D">
        <w:t>.  The advancement of radiation transport codes, such as Monte Carlo Neutral-Particle (MCNP), allows researchers to accurately model the detection response of HPGe detectors at various geometries, source energies, and environments.  Radiation transport modeling provides insight to potential anomalies that could occur during an experiment</w:t>
      </w:r>
      <w:del w:id="10" w:author="Robert Torzilli" w:date="2017-12-07T22:18:00Z">
        <w:r w:rsidRPr="00B8772D" w:rsidDel="00EF1A2C">
          <w:delText>,</w:delText>
        </w:r>
      </w:del>
      <w:r w:rsidRPr="00B8772D">
        <w:t xml:space="preserve"> and enables the user to intelligently modify experiments which could improve results, conserve resources, and ensure safety requirements are followed.  Unfortunately, creating</w:t>
      </w:r>
      <w:r w:rsidR="00C710F9">
        <w:t xml:space="preserve"> a detector MCNP model</w:t>
      </w:r>
      <w:r w:rsidRPr="00B8772D">
        <w:t xml:space="preserve"> that accurately represent</w:t>
      </w:r>
      <w:r w:rsidR="00C710F9">
        <w:t>s</w:t>
      </w:r>
      <w:r w:rsidRPr="00B8772D">
        <w:t xml:space="preserve"> reality can be difficult and time consuming</w:t>
      </w:r>
      <w:ins w:id="11" w:author="Robert Torzilli" w:date="2017-12-07T22:19:00Z">
        <w:r w:rsidR="00EF1A2C">
          <w:t>;</w:t>
        </w:r>
      </w:ins>
      <w:del w:id="12" w:author="Robert Torzilli" w:date="2017-12-07T22:19:00Z">
        <w:r w:rsidRPr="00B8772D" w:rsidDel="00EF1A2C">
          <w:delText>,</w:delText>
        </w:r>
      </w:del>
      <w:r w:rsidRPr="00B8772D">
        <w:t xml:space="preserve"> </w:t>
      </w:r>
      <w:del w:id="13" w:author="Robert Torzilli" w:date="2017-12-07T22:19:00Z">
        <w:r w:rsidRPr="00B8772D" w:rsidDel="00EF1A2C">
          <w:delText>and so</w:delText>
        </w:r>
      </w:del>
      <w:r w:rsidRPr="00B8772D">
        <w:t xml:space="preserve"> by applying a systematic or computational approach </w:t>
      </w:r>
      <w:del w:id="14" w:author="Robert Torzilli" w:date="2017-12-07T22:21:00Z">
        <w:r w:rsidRPr="00B8772D" w:rsidDel="00EF1A2C">
          <w:delText xml:space="preserve">the </w:delText>
        </w:r>
      </w:del>
      <w:ins w:id="15" w:author="Robert Torzilli" w:date="2017-12-07T22:21:00Z">
        <w:r w:rsidR="00EF1A2C">
          <w:t xml:space="preserve">this </w:t>
        </w:r>
      </w:ins>
      <w:r w:rsidRPr="00B8772D">
        <w:t>process can be streamlined.  Rather than manually performing trial-and-error adjustments to match experimental data</w:t>
      </w:r>
      <w:ins w:id="16" w:author="Robert Torzilli" w:date="2017-12-07T22:20:00Z">
        <w:r w:rsidR="00EF1A2C">
          <w:t>;</w:t>
        </w:r>
      </w:ins>
      <w:del w:id="17" w:author="Robert Torzilli" w:date="2017-12-07T22:20:00Z">
        <w:r w:rsidRPr="00B8772D" w:rsidDel="00EF1A2C">
          <w:delText>,</w:delText>
        </w:r>
      </w:del>
      <w:r w:rsidRPr="00B8772D">
        <w:t xml:space="preserve"> the development of an automated parametric optimization code will simplify the enhancement of a rudimentary HPGe detector model.</w:t>
      </w:r>
      <w:r w:rsidR="00C710F9">
        <w:t xml:space="preserve">  Ideally, an optimized HPGe MCNP model should accurately predict the detection efficiency curves at various source positions, which can then be applied to developing an adjoint flux model representing the detection efficiency over all space.</w:t>
      </w:r>
    </w:p>
    <w:p w14:paraId="133D2142" w14:textId="77777777" w:rsidR="008A3C23" w:rsidRDefault="00651476" w:rsidP="001F4C5C">
      <w:pPr>
        <w:pStyle w:val="Heading1"/>
      </w:pPr>
      <w:r>
        <w:t>Problem Description</w:t>
      </w:r>
    </w:p>
    <w:p w14:paraId="2B3196DA" w14:textId="77777777" w:rsidR="004F328B" w:rsidRDefault="00DF061B" w:rsidP="002D1046">
      <w:pPr>
        <w:pStyle w:val="Text"/>
      </w:pPr>
      <w:r w:rsidRPr="00DF061B">
        <w:t>The development of an MCNP model that</w:t>
      </w:r>
      <w:r w:rsidR="008D15E3">
        <w:t xml:space="preserve"> accurately</w:t>
      </w:r>
      <w:r w:rsidRPr="00DF061B">
        <w:t xml:space="preserve"> resembles a detector</w:t>
      </w:r>
      <w:ins w:id="18" w:author="Robert Torzilli" w:date="2017-12-07T22:22:00Z">
        <w:r w:rsidR="00EF1A2C">
          <w:t>’</w:t>
        </w:r>
      </w:ins>
      <w:r w:rsidRPr="00DF061B">
        <w:t>s experimental response is not an elementary task.  Factors to consider when modeling are: the type and position of the radiation source, the properties, both</w:t>
      </w:r>
      <w:r>
        <w:t xml:space="preserve"> geometrical and compositional </w:t>
      </w:r>
      <w:r w:rsidRPr="00DF061B">
        <w:t>of the detector being modeled, and the characteristics of primary and secondary incident radiation.</w:t>
      </w:r>
      <w:r w:rsidR="004F328B">
        <w:t xml:space="preserve">  Published literature has stated relative differences between the experimental and Monte Carlo simulated full-energy peak absolute efficiencies for HPGe detectors have reached as low as 0.2%.</w:t>
      </w:r>
      <w:sdt>
        <w:sdtPr>
          <w:id w:val="292258880"/>
          <w:citation/>
        </w:sdtPr>
        <w:sdtContent>
          <w:r w:rsidR="005B3540">
            <w:fldChar w:fldCharType="begin"/>
          </w:r>
          <w:r w:rsidR="00DA2F77">
            <w:instrText xml:space="preserve">CITATION RGH02 \l 1033 </w:instrText>
          </w:r>
          <w:r w:rsidR="005B3540">
            <w:fldChar w:fldCharType="separate"/>
          </w:r>
          <w:r w:rsidR="00DA2F77">
            <w:rPr>
              <w:noProof/>
            </w:rPr>
            <w:t xml:space="preserve"> [2]</w:t>
          </w:r>
          <w:r w:rsidR="005B3540">
            <w:fldChar w:fldCharType="end"/>
          </w:r>
        </w:sdtContent>
      </w:sdt>
      <w:r w:rsidR="005B3540">
        <w:t xml:space="preserve">  </w:t>
      </w:r>
      <w:r w:rsidR="004F328B">
        <w:t xml:space="preserve">There </w:t>
      </w:r>
      <w:del w:id="19" w:author="Robert Torzilli" w:date="2017-12-07T22:23:00Z">
        <w:r w:rsidR="004F328B" w:rsidDel="00B4158A">
          <w:delText xml:space="preserve">has </w:delText>
        </w:r>
      </w:del>
      <w:ins w:id="20" w:author="Robert Torzilli" w:date="2017-12-07T22:23:00Z">
        <w:r w:rsidR="00B4158A">
          <w:t>have</w:t>
        </w:r>
        <w:r w:rsidR="00B4158A">
          <w:t xml:space="preserve"> </w:t>
        </w:r>
      </w:ins>
      <w:r w:rsidR="004F328B">
        <w:t xml:space="preserve">also been studies showing </w:t>
      </w:r>
      <w:r w:rsidR="005B3540">
        <w:t>discrepancies</w:t>
      </w:r>
      <w:r w:rsidR="004F328B">
        <w:t xml:space="preserve"> between the </w:t>
      </w:r>
      <w:proofErr w:type="gramStart"/>
      <w:r w:rsidR="00B72E37">
        <w:t>manufacturer</w:t>
      </w:r>
      <w:proofErr w:type="gramEnd"/>
      <w:del w:id="21" w:author="Robert Torzilli" w:date="2017-12-07T22:23:00Z">
        <w:r w:rsidR="00B72E37" w:rsidDel="00B4158A">
          <w:delText>-</w:delText>
        </w:r>
      </w:del>
      <w:ins w:id="22" w:author="Robert Torzilli" w:date="2017-12-07T22:23:00Z">
        <w:r w:rsidR="00B4158A">
          <w:t xml:space="preserve"> </w:t>
        </w:r>
      </w:ins>
      <w:r w:rsidR="004F328B">
        <w:t xml:space="preserve">provided detector specifications of internal components compared to measured values, such as the crystal length and </w:t>
      </w:r>
      <w:r w:rsidR="005B3540">
        <w:t>dead layers</w:t>
      </w:r>
      <w:r w:rsidR="004F328B">
        <w:t>.</w:t>
      </w:r>
      <w:sdt>
        <w:sdtPr>
          <w:id w:val="1575551696"/>
          <w:citation/>
        </w:sdtPr>
        <w:sdtContent>
          <w:r w:rsidR="00B72E37">
            <w:fldChar w:fldCharType="begin"/>
          </w:r>
          <w:r w:rsidR="00B72E37">
            <w:instrText xml:space="preserve"> CITATION RMK04 \l 1033 </w:instrText>
          </w:r>
          <w:r w:rsidR="00B72E37">
            <w:fldChar w:fldCharType="separate"/>
          </w:r>
          <w:r w:rsidR="00B72E37">
            <w:rPr>
              <w:noProof/>
            </w:rPr>
            <w:t xml:space="preserve"> [3]</w:t>
          </w:r>
          <w:r w:rsidR="00B72E37">
            <w:fldChar w:fldCharType="end"/>
          </w:r>
        </w:sdtContent>
      </w:sdt>
      <w:r w:rsidR="005B3540">
        <w:t xml:space="preserve"> </w:t>
      </w:r>
    </w:p>
    <w:p w14:paraId="2874F3AD" w14:textId="77777777" w:rsidR="00E97B99" w:rsidRDefault="004F328B" w:rsidP="002D1046">
      <w:pPr>
        <w:pStyle w:val="Text"/>
      </w:pPr>
      <w:r w:rsidRPr="00DF061B">
        <w:t>Experimental</w:t>
      </w:r>
      <w:r w:rsidR="00DF061B" w:rsidRPr="00DF061B">
        <w:t xml:space="preserve"> measurements of gamma-ray emissions using a standard Canberra p-type HPGe </w:t>
      </w:r>
      <w:r w:rsidR="003129DE">
        <w:t xml:space="preserve">detector </w:t>
      </w:r>
      <w:r w:rsidR="00DF061B" w:rsidRPr="00DF061B">
        <w:t>were provided by Lieutenant Colonel Buckley O’D</w:t>
      </w:r>
      <w:r w:rsidR="003129DE">
        <w:t>ay using a multi-nuclide source</w:t>
      </w:r>
      <w:r w:rsidR="00DF061B" w:rsidRPr="00DF061B">
        <w:t>.</w:t>
      </w:r>
      <w:r w:rsidR="00DF061B">
        <w:t xml:space="preserve"> </w:t>
      </w:r>
      <w:r w:rsidR="00DF061B" w:rsidRPr="00DF061B">
        <w:t>The multi-nuclide source covered photon energies ranging from 0.06 to 1.836 MeV, which allowed for a full representation of the absolute efficiency curve.</w:t>
      </w:r>
      <w:r w:rsidR="0092461F">
        <w:t xml:space="preserve">  The numerical values listed for the energies in Table 1 follow the rounding format listed on the source specifications sheet provided by Eckert &amp; Ziegler Isotope Products</w:t>
      </w:r>
      <w:del w:id="23" w:author="Robert Torzilli" w:date="2017-12-07T22:25:00Z">
        <w:r w:rsidR="0092461F" w:rsidDel="00B4158A">
          <w:delText xml:space="preserve"> for consistency</w:delText>
        </w:r>
      </w:del>
      <w:ins w:id="24" w:author="Robert Torzilli" w:date="2017-12-07T22:25:00Z">
        <w:r w:rsidR="00B4158A">
          <w:t>;</w:t>
        </w:r>
      </w:ins>
      <w:del w:id="25" w:author="Robert Torzilli" w:date="2017-12-07T22:25:00Z">
        <w:r w:rsidR="0092461F" w:rsidDel="00B4158A">
          <w:delText>,</w:delText>
        </w:r>
      </w:del>
      <w:r w:rsidR="0092461F">
        <w:t xml:space="preserve"> </w:t>
      </w:r>
      <w:del w:id="26" w:author="Robert Torzilli" w:date="2017-12-07T22:25:00Z">
        <w:r w:rsidR="0092461F" w:rsidDel="00B4158A">
          <w:delText xml:space="preserve">and </w:delText>
        </w:r>
      </w:del>
      <w:r w:rsidR="0092461F">
        <w:t>the documentation also states the source uncertainty to be 3.1% for each energy.</w:t>
      </w:r>
    </w:p>
    <w:p w14:paraId="29B4FC74" w14:textId="77777777" w:rsidR="0092461F" w:rsidRDefault="0092461F" w:rsidP="005B3540">
      <w:pPr>
        <w:pStyle w:val="Text"/>
        <w:ind w:firstLine="0"/>
      </w:pPr>
    </w:p>
    <w:tbl>
      <w:tblPr>
        <w:tblStyle w:val="TableGrid"/>
        <w:tblW w:w="0" w:type="auto"/>
        <w:tblLook w:val="04A0" w:firstRow="1" w:lastRow="0" w:firstColumn="1" w:lastColumn="0" w:noHBand="0" w:noVBand="1"/>
      </w:tblPr>
      <w:tblGrid>
        <w:gridCol w:w="1253"/>
        <w:gridCol w:w="1197"/>
        <w:gridCol w:w="1322"/>
        <w:gridCol w:w="1258"/>
      </w:tblGrid>
      <w:tr w:rsidR="0092461F" w:rsidRPr="00DF061B" w14:paraId="2AE7F167" w14:textId="77777777" w:rsidTr="00B34857">
        <w:tc>
          <w:tcPr>
            <w:tcW w:w="5030" w:type="dxa"/>
            <w:gridSpan w:val="4"/>
            <w:tcBorders>
              <w:top w:val="nil"/>
              <w:left w:val="nil"/>
              <w:bottom w:val="triple" w:sz="4" w:space="0" w:color="auto"/>
              <w:right w:val="nil"/>
            </w:tcBorders>
            <w:shd w:val="clear" w:color="auto" w:fill="auto"/>
            <w:vAlign w:val="center"/>
          </w:tcPr>
          <w:p w14:paraId="1F45C85B" w14:textId="77777777" w:rsidR="00DF6F14" w:rsidRPr="00DF6F14" w:rsidRDefault="008A6565" w:rsidP="00DF6F14">
            <w:pPr>
              <w:pStyle w:val="TableTitle"/>
            </w:pPr>
            <w:r>
              <w:t>TABLE 1</w:t>
            </w:r>
          </w:p>
          <w:p w14:paraId="53241935" w14:textId="77777777" w:rsidR="0092461F" w:rsidRPr="00DF6F14" w:rsidRDefault="00DF6F14" w:rsidP="00DF6F14">
            <w:pPr>
              <w:pStyle w:val="TableTitle"/>
            </w:pPr>
            <w:r w:rsidRPr="00DF6F14">
              <w:t>Multi-nuclide Source Information</w:t>
            </w:r>
          </w:p>
        </w:tc>
      </w:tr>
      <w:tr w:rsidR="00DF6F14" w:rsidRPr="00DF061B" w14:paraId="1B2E6A9D" w14:textId="77777777" w:rsidTr="00B34857">
        <w:tc>
          <w:tcPr>
            <w:tcW w:w="1253" w:type="dxa"/>
            <w:tcBorders>
              <w:top w:val="triple" w:sz="4" w:space="0" w:color="auto"/>
              <w:left w:val="nil"/>
              <w:bottom w:val="single" w:sz="4" w:space="0" w:color="auto"/>
              <w:right w:val="nil"/>
            </w:tcBorders>
            <w:shd w:val="clear" w:color="auto" w:fill="auto"/>
            <w:vAlign w:val="center"/>
          </w:tcPr>
          <w:p w14:paraId="1F24CC85" w14:textId="77777777" w:rsidR="00DF061B" w:rsidRPr="00DF6F14" w:rsidRDefault="00DF061B" w:rsidP="00DF061B">
            <w:pPr>
              <w:pStyle w:val="Text"/>
              <w:ind w:firstLine="0"/>
              <w:jc w:val="center"/>
              <w:rPr>
                <w:sz w:val="16"/>
                <w:szCs w:val="16"/>
              </w:rPr>
            </w:pPr>
            <w:r w:rsidRPr="00DF6F14">
              <w:rPr>
                <w:sz w:val="16"/>
                <w:szCs w:val="16"/>
              </w:rPr>
              <w:t>Gamma-Ray Energy [keV]</w:t>
            </w:r>
          </w:p>
        </w:tc>
        <w:tc>
          <w:tcPr>
            <w:tcW w:w="1197" w:type="dxa"/>
            <w:tcBorders>
              <w:top w:val="triple" w:sz="4" w:space="0" w:color="auto"/>
              <w:left w:val="nil"/>
              <w:bottom w:val="single" w:sz="4" w:space="0" w:color="auto"/>
              <w:right w:val="nil"/>
            </w:tcBorders>
            <w:shd w:val="clear" w:color="auto" w:fill="auto"/>
            <w:vAlign w:val="center"/>
          </w:tcPr>
          <w:p w14:paraId="61C6C476" w14:textId="77777777" w:rsidR="00DF061B" w:rsidRPr="00DF6F14" w:rsidRDefault="00DF061B" w:rsidP="00DF061B">
            <w:pPr>
              <w:pStyle w:val="Text"/>
              <w:ind w:firstLine="0"/>
              <w:jc w:val="center"/>
              <w:rPr>
                <w:sz w:val="16"/>
                <w:szCs w:val="16"/>
              </w:rPr>
            </w:pPr>
            <w:r w:rsidRPr="00DF6F14">
              <w:rPr>
                <w:sz w:val="16"/>
                <w:szCs w:val="16"/>
              </w:rPr>
              <w:t>Nuclide</w:t>
            </w:r>
          </w:p>
        </w:tc>
        <w:tc>
          <w:tcPr>
            <w:tcW w:w="1322" w:type="dxa"/>
            <w:tcBorders>
              <w:top w:val="triple" w:sz="4" w:space="0" w:color="auto"/>
              <w:left w:val="nil"/>
              <w:bottom w:val="single" w:sz="4" w:space="0" w:color="auto"/>
              <w:right w:val="nil"/>
            </w:tcBorders>
            <w:shd w:val="clear" w:color="auto" w:fill="auto"/>
            <w:vAlign w:val="center"/>
          </w:tcPr>
          <w:p w14:paraId="216BBAE9" w14:textId="77777777" w:rsidR="00DF061B" w:rsidRPr="00DF6F14" w:rsidRDefault="00DF061B" w:rsidP="00DF061B">
            <w:pPr>
              <w:pStyle w:val="Text"/>
              <w:ind w:firstLine="0"/>
              <w:jc w:val="center"/>
              <w:rPr>
                <w:sz w:val="16"/>
                <w:szCs w:val="16"/>
              </w:rPr>
            </w:pPr>
            <w:r w:rsidRPr="00DF6F14">
              <w:rPr>
                <w:sz w:val="16"/>
                <w:szCs w:val="16"/>
              </w:rPr>
              <w:t>Activity [µCi]</w:t>
            </w:r>
          </w:p>
        </w:tc>
        <w:tc>
          <w:tcPr>
            <w:tcW w:w="1258" w:type="dxa"/>
            <w:tcBorders>
              <w:top w:val="triple" w:sz="4" w:space="0" w:color="auto"/>
              <w:left w:val="nil"/>
              <w:bottom w:val="single" w:sz="4" w:space="0" w:color="auto"/>
              <w:right w:val="nil"/>
            </w:tcBorders>
            <w:shd w:val="clear" w:color="auto" w:fill="auto"/>
            <w:vAlign w:val="center"/>
          </w:tcPr>
          <w:p w14:paraId="3CEE4088" w14:textId="77777777" w:rsidR="00DF061B" w:rsidRPr="00DF6F14" w:rsidRDefault="00DF061B" w:rsidP="00DF061B">
            <w:pPr>
              <w:pStyle w:val="Text"/>
              <w:ind w:hanging="2"/>
              <w:jc w:val="center"/>
              <w:rPr>
                <w:sz w:val="16"/>
                <w:szCs w:val="16"/>
              </w:rPr>
            </w:pPr>
            <w:r w:rsidRPr="00DF6F14">
              <w:rPr>
                <w:sz w:val="16"/>
                <w:szCs w:val="16"/>
              </w:rPr>
              <w:t>Gammas per Second</w:t>
            </w:r>
          </w:p>
        </w:tc>
      </w:tr>
      <w:tr w:rsidR="00DF6F14" w:rsidRPr="00DF061B" w14:paraId="250A4D1A" w14:textId="77777777" w:rsidTr="00B34857">
        <w:tc>
          <w:tcPr>
            <w:tcW w:w="1253" w:type="dxa"/>
            <w:tcBorders>
              <w:top w:val="single" w:sz="4" w:space="0" w:color="auto"/>
              <w:left w:val="nil"/>
              <w:bottom w:val="single" w:sz="4" w:space="0" w:color="auto"/>
              <w:right w:val="nil"/>
            </w:tcBorders>
            <w:vAlign w:val="center"/>
          </w:tcPr>
          <w:p w14:paraId="5EBCCE44" w14:textId="77777777" w:rsidR="00DF061B" w:rsidRPr="00DF6F14" w:rsidRDefault="00DF061B" w:rsidP="00DF061B">
            <w:pPr>
              <w:pStyle w:val="Text"/>
              <w:jc w:val="center"/>
              <w:rPr>
                <w:sz w:val="16"/>
                <w:szCs w:val="16"/>
              </w:rPr>
            </w:pPr>
            <w:r w:rsidRPr="00DF6F14">
              <w:rPr>
                <w:sz w:val="16"/>
                <w:szCs w:val="16"/>
              </w:rPr>
              <w:t>60</w:t>
            </w:r>
          </w:p>
        </w:tc>
        <w:tc>
          <w:tcPr>
            <w:tcW w:w="1197" w:type="dxa"/>
            <w:tcBorders>
              <w:top w:val="single" w:sz="4" w:space="0" w:color="auto"/>
              <w:left w:val="nil"/>
              <w:bottom w:val="single" w:sz="4" w:space="0" w:color="auto"/>
              <w:right w:val="nil"/>
            </w:tcBorders>
            <w:vAlign w:val="center"/>
          </w:tcPr>
          <w:p w14:paraId="0C42009D" w14:textId="77777777" w:rsidR="00DF061B" w:rsidRPr="00DF6F14" w:rsidRDefault="00DF061B" w:rsidP="00DF061B">
            <w:pPr>
              <w:pStyle w:val="Text"/>
              <w:jc w:val="center"/>
              <w:rPr>
                <w:sz w:val="16"/>
                <w:szCs w:val="16"/>
              </w:rPr>
            </w:pPr>
            <w:r w:rsidRPr="00DF6F14">
              <w:rPr>
                <w:sz w:val="16"/>
                <w:szCs w:val="16"/>
              </w:rPr>
              <w:t>Am-241</w:t>
            </w:r>
          </w:p>
        </w:tc>
        <w:tc>
          <w:tcPr>
            <w:tcW w:w="1322" w:type="dxa"/>
            <w:tcBorders>
              <w:top w:val="single" w:sz="4" w:space="0" w:color="auto"/>
              <w:left w:val="nil"/>
              <w:bottom w:val="single" w:sz="4" w:space="0" w:color="auto"/>
              <w:right w:val="nil"/>
            </w:tcBorders>
            <w:vAlign w:val="center"/>
          </w:tcPr>
          <w:p w14:paraId="5B1E4ED1" w14:textId="77777777" w:rsidR="00DF061B" w:rsidRPr="00DF6F14" w:rsidRDefault="00DF061B" w:rsidP="00DF061B">
            <w:pPr>
              <w:pStyle w:val="Text"/>
              <w:jc w:val="center"/>
              <w:rPr>
                <w:sz w:val="16"/>
                <w:szCs w:val="16"/>
              </w:rPr>
            </w:pPr>
            <w:r w:rsidRPr="00DF6F14">
              <w:rPr>
                <w:sz w:val="16"/>
                <w:szCs w:val="16"/>
              </w:rPr>
              <w:t>0.02941</w:t>
            </w:r>
          </w:p>
        </w:tc>
        <w:tc>
          <w:tcPr>
            <w:tcW w:w="1258" w:type="dxa"/>
            <w:tcBorders>
              <w:top w:val="single" w:sz="4" w:space="0" w:color="auto"/>
              <w:left w:val="nil"/>
              <w:bottom w:val="single" w:sz="4" w:space="0" w:color="auto"/>
              <w:right w:val="nil"/>
            </w:tcBorders>
            <w:vAlign w:val="center"/>
          </w:tcPr>
          <w:p w14:paraId="34C28237" w14:textId="77777777" w:rsidR="00DF061B" w:rsidRPr="00DF6F14" w:rsidRDefault="00DF061B" w:rsidP="00DF061B">
            <w:pPr>
              <w:pStyle w:val="Text"/>
              <w:jc w:val="center"/>
              <w:rPr>
                <w:sz w:val="16"/>
                <w:szCs w:val="16"/>
              </w:rPr>
            </w:pPr>
            <w:r w:rsidRPr="00DF6F14">
              <w:rPr>
                <w:sz w:val="16"/>
                <w:szCs w:val="16"/>
              </w:rPr>
              <w:t>391.7</w:t>
            </w:r>
          </w:p>
        </w:tc>
      </w:tr>
      <w:tr w:rsidR="00DF6F14" w:rsidRPr="00DF061B" w14:paraId="59917550" w14:textId="77777777" w:rsidTr="00B34857">
        <w:tc>
          <w:tcPr>
            <w:tcW w:w="1253" w:type="dxa"/>
            <w:tcBorders>
              <w:top w:val="single" w:sz="4" w:space="0" w:color="auto"/>
              <w:left w:val="nil"/>
              <w:bottom w:val="single" w:sz="4" w:space="0" w:color="auto"/>
              <w:right w:val="nil"/>
            </w:tcBorders>
            <w:vAlign w:val="center"/>
          </w:tcPr>
          <w:p w14:paraId="173C9F1C" w14:textId="77777777" w:rsidR="00DF061B" w:rsidRPr="00DF6F14" w:rsidRDefault="00DF061B" w:rsidP="00DF061B">
            <w:pPr>
              <w:pStyle w:val="Text"/>
              <w:jc w:val="center"/>
              <w:rPr>
                <w:sz w:val="16"/>
                <w:szCs w:val="16"/>
              </w:rPr>
            </w:pPr>
            <w:r w:rsidRPr="00DF6F14">
              <w:rPr>
                <w:sz w:val="16"/>
                <w:szCs w:val="16"/>
              </w:rPr>
              <w:t>88</w:t>
            </w:r>
          </w:p>
        </w:tc>
        <w:tc>
          <w:tcPr>
            <w:tcW w:w="1197" w:type="dxa"/>
            <w:tcBorders>
              <w:top w:val="single" w:sz="4" w:space="0" w:color="auto"/>
              <w:left w:val="nil"/>
              <w:bottom w:val="single" w:sz="4" w:space="0" w:color="auto"/>
              <w:right w:val="nil"/>
            </w:tcBorders>
            <w:vAlign w:val="center"/>
          </w:tcPr>
          <w:p w14:paraId="0BB0C5A6" w14:textId="77777777" w:rsidR="00DF061B" w:rsidRPr="00DF6F14" w:rsidRDefault="00DF061B" w:rsidP="00DF061B">
            <w:pPr>
              <w:pStyle w:val="Text"/>
              <w:jc w:val="center"/>
              <w:rPr>
                <w:sz w:val="16"/>
                <w:szCs w:val="16"/>
              </w:rPr>
            </w:pPr>
            <w:r w:rsidRPr="00DF6F14">
              <w:rPr>
                <w:sz w:val="16"/>
                <w:szCs w:val="16"/>
              </w:rPr>
              <w:t>Cd-109</w:t>
            </w:r>
          </w:p>
        </w:tc>
        <w:tc>
          <w:tcPr>
            <w:tcW w:w="1322" w:type="dxa"/>
            <w:tcBorders>
              <w:top w:val="single" w:sz="4" w:space="0" w:color="auto"/>
              <w:left w:val="nil"/>
              <w:bottom w:val="single" w:sz="4" w:space="0" w:color="auto"/>
              <w:right w:val="nil"/>
            </w:tcBorders>
            <w:vAlign w:val="center"/>
          </w:tcPr>
          <w:p w14:paraId="179B27EE" w14:textId="77777777" w:rsidR="00DF061B" w:rsidRPr="00DF6F14" w:rsidRDefault="00DF061B" w:rsidP="00DF061B">
            <w:pPr>
              <w:pStyle w:val="Text"/>
              <w:jc w:val="center"/>
              <w:rPr>
                <w:sz w:val="16"/>
                <w:szCs w:val="16"/>
              </w:rPr>
            </w:pPr>
            <w:r w:rsidRPr="00DF6F14">
              <w:rPr>
                <w:sz w:val="16"/>
                <w:szCs w:val="16"/>
              </w:rPr>
              <w:t>0.2707</w:t>
            </w:r>
          </w:p>
        </w:tc>
        <w:tc>
          <w:tcPr>
            <w:tcW w:w="1258" w:type="dxa"/>
            <w:tcBorders>
              <w:top w:val="single" w:sz="4" w:space="0" w:color="auto"/>
              <w:left w:val="nil"/>
              <w:bottom w:val="single" w:sz="4" w:space="0" w:color="auto"/>
              <w:right w:val="nil"/>
            </w:tcBorders>
            <w:vAlign w:val="center"/>
          </w:tcPr>
          <w:p w14:paraId="365798E6" w14:textId="77777777" w:rsidR="00DF061B" w:rsidRPr="00DF6F14" w:rsidRDefault="00DF061B" w:rsidP="00DF061B">
            <w:pPr>
              <w:pStyle w:val="Text"/>
              <w:jc w:val="center"/>
              <w:rPr>
                <w:sz w:val="16"/>
                <w:szCs w:val="16"/>
              </w:rPr>
            </w:pPr>
            <w:r w:rsidRPr="00DF6F14">
              <w:rPr>
                <w:sz w:val="16"/>
                <w:szCs w:val="16"/>
              </w:rPr>
              <w:t>363.6</w:t>
            </w:r>
          </w:p>
        </w:tc>
      </w:tr>
      <w:tr w:rsidR="00DF6F14" w:rsidRPr="00DF061B" w14:paraId="66964895" w14:textId="77777777" w:rsidTr="00B34857">
        <w:tc>
          <w:tcPr>
            <w:tcW w:w="1253" w:type="dxa"/>
            <w:tcBorders>
              <w:top w:val="single" w:sz="4" w:space="0" w:color="auto"/>
              <w:left w:val="nil"/>
              <w:bottom w:val="single" w:sz="4" w:space="0" w:color="auto"/>
              <w:right w:val="nil"/>
            </w:tcBorders>
            <w:vAlign w:val="center"/>
          </w:tcPr>
          <w:p w14:paraId="3C4E5C06" w14:textId="77777777" w:rsidR="00DF061B" w:rsidRPr="00DF6F14" w:rsidRDefault="00DF061B" w:rsidP="00DF061B">
            <w:pPr>
              <w:pStyle w:val="Text"/>
              <w:jc w:val="center"/>
              <w:rPr>
                <w:sz w:val="16"/>
                <w:szCs w:val="16"/>
              </w:rPr>
            </w:pPr>
            <w:r w:rsidRPr="00DF6F14">
              <w:rPr>
                <w:sz w:val="16"/>
                <w:szCs w:val="16"/>
              </w:rPr>
              <w:t>122</w:t>
            </w:r>
          </w:p>
        </w:tc>
        <w:tc>
          <w:tcPr>
            <w:tcW w:w="1197" w:type="dxa"/>
            <w:tcBorders>
              <w:top w:val="single" w:sz="4" w:space="0" w:color="auto"/>
              <w:left w:val="nil"/>
              <w:bottom w:val="single" w:sz="4" w:space="0" w:color="auto"/>
              <w:right w:val="nil"/>
            </w:tcBorders>
            <w:vAlign w:val="center"/>
          </w:tcPr>
          <w:p w14:paraId="252D237B" w14:textId="77777777" w:rsidR="00DF061B" w:rsidRPr="00DF6F14" w:rsidRDefault="00DF061B" w:rsidP="00DF061B">
            <w:pPr>
              <w:pStyle w:val="Text"/>
              <w:jc w:val="center"/>
              <w:rPr>
                <w:sz w:val="16"/>
                <w:szCs w:val="16"/>
              </w:rPr>
            </w:pPr>
            <w:r w:rsidRPr="00DF6F14">
              <w:rPr>
                <w:sz w:val="16"/>
                <w:szCs w:val="16"/>
              </w:rPr>
              <w:t>Co-57</w:t>
            </w:r>
          </w:p>
        </w:tc>
        <w:tc>
          <w:tcPr>
            <w:tcW w:w="1322" w:type="dxa"/>
            <w:tcBorders>
              <w:top w:val="single" w:sz="4" w:space="0" w:color="auto"/>
              <w:left w:val="nil"/>
              <w:bottom w:val="single" w:sz="4" w:space="0" w:color="auto"/>
              <w:right w:val="nil"/>
            </w:tcBorders>
            <w:vAlign w:val="center"/>
          </w:tcPr>
          <w:p w14:paraId="4FB6DC3B" w14:textId="77777777" w:rsidR="00DF061B" w:rsidRPr="00DF6F14" w:rsidRDefault="00DF061B" w:rsidP="00DF061B">
            <w:pPr>
              <w:pStyle w:val="Text"/>
              <w:jc w:val="center"/>
              <w:rPr>
                <w:sz w:val="16"/>
                <w:szCs w:val="16"/>
              </w:rPr>
            </w:pPr>
            <w:r w:rsidRPr="00DF6F14">
              <w:rPr>
                <w:sz w:val="16"/>
                <w:szCs w:val="16"/>
              </w:rPr>
              <w:t>0.01019</w:t>
            </w:r>
          </w:p>
        </w:tc>
        <w:tc>
          <w:tcPr>
            <w:tcW w:w="1258" w:type="dxa"/>
            <w:tcBorders>
              <w:top w:val="single" w:sz="4" w:space="0" w:color="auto"/>
              <w:left w:val="nil"/>
              <w:bottom w:val="single" w:sz="4" w:space="0" w:color="auto"/>
              <w:right w:val="nil"/>
            </w:tcBorders>
            <w:vAlign w:val="center"/>
          </w:tcPr>
          <w:p w14:paraId="352BA644" w14:textId="77777777" w:rsidR="00DF061B" w:rsidRPr="00DF6F14" w:rsidRDefault="00DF061B" w:rsidP="00DF061B">
            <w:pPr>
              <w:pStyle w:val="Text"/>
              <w:jc w:val="center"/>
              <w:rPr>
                <w:sz w:val="16"/>
                <w:szCs w:val="16"/>
              </w:rPr>
            </w:pPr>
            <w:r w:rsidRPr="00DF6F14">
              <w:rPr>
                <w:sz w:val="16"/>
                <w:szCs w:val="16"/>
              </w:rPr>
              <w:t>322.7</w:t>
            </w:r>
          </w:p>
        </w:tc>
      </w:tr>
      <w:tr w:rsidR="00DF6F14" w:rsidRPr="00DF061B" w14:paraId="7BF6569D" w14:textId="77777777" w:rsidTr="00B34857">
        <w:tc>
          <w:tcPr>
            <w:tcW w:w="1253" w:type="dxa"/>
            <w:tcBorders>
              <w:top w:val="single" w:sz="4" w:space="0" w:color="auto"/>
              <w:left w:val="nil"/>
              <w:bottom w:val="single" w:sz="4" w:space="0" w:color="auto"/>
              <w:right w:val="nil"/>
            </w:tcBorders>
            <w:vAlign w:val="center"/>
          </w:tcPr>
          <w:p w14:paraId="2E6B59B7" w14:textId="77777777" w:rsidR="00DF061B" w:rsidRPr="00DF6F14" w:rsidRDefault="00DF061B" w:rsidP="00DF061B">
            <w:pPr>
              <w:pStyle w:val="Text"/>
              <w:jc w:val="center"/>
              <w:rPr>
                <w:sz w:val="16"/>
                <w:szCs w:val="16"/>
              </w:rPr>
            </w:pPr>
            <w:r w:rsidRPr="00DF6F14">
              <w:rPr>
                <w:sz w:val="16"/>
                <w:szCs w:val="16"/>
              </w:rPr>
              <w:t>159</w:t>
            </w:r>
          </w:p>
        </w:tc>
        <w:tc>
          <w:tcPr>
            <w:tcW w:w="1197" w:type="dxa"/>
            <w:tcBorders>
              <w:top w:val="single" w:sz="4" w:space="0" w:color="auto"/>
              <w:left w:val="nil"/>
              <w:bottom w:val="single" w:sz="4" w:space="0" w:color="auto"/>
              <w:right w:val="nil"/>
            </w:tcBorders>
            <w:vAlign w:val="center"/>
          </w:tcPr>
          <w:p w14:paraId="675D964C" w14:textId="77777777" w:rsidR="00DF061B" w:rsidRPr="00DF6F14" w:rsidRDefault="00DF061B" w:rsidP="00DF061B">
            <w:pPr>
              <w:pStyle w:val="Text"/>
              <w:jc w:val="center"/>
              <w:rPr>
                <w:sz w:val="16"/>
                <w:szCs w:val="16"/>
              </w:rPr>
            </w:pPr>
            <w:r w:rsidRPr="00DF6F14">
              <w:rPr>
                <w:sz w:val="16"/>
                <w:szCs w:val="16"/>
              </w:rPr>
              <w:t>Te-123</w:t>
            </w:r>
          </w:p>
        </w:tc>
        <w:tc>
          <w:tcPr>
            <w:tcW w:w="1322" w:type="dxa"/>
            <w:tcBorders>
              <w:top w:val="single" w:sz="4" w:space="0" w:color="auto"/>
              <w:left w:val="nil"/>
              <w:bottom w:val="single" w:sz="4" w:space="0" w:color="auto"/>
              <w:right w:val="nil"/>
            </w:tcBorders>
            <w:vAlign w:val="center"/>
          </w:tcPr>
          <w:p w14:paraId="0C5BD321" w14:textId="77777777" w:rsidR="00DF061B" w:rsidRPr="00DF6F14" w:rsidRDefault="00DF061B" w:rsidP="00DF061B">
            <w:pPr>
              <w:pStyle w:val="Text"/>
              <w:jc w:val="center"/>
              <w:rPr>
                <w:sz w:val="16"/>
                <w:szCs w:val="16"/>
              </w:rPr>
            </w:pPr>
            <w:r w:rsidRPr="00DF6F14">
              <w:rPr>
                <w:sz w:val="16"/>
                <w:szCs w:val="16"/>
              </w:rPr>
              <w:t>0.01403</w:t>
            </w:r>
          </w:p>
        </w:tc>
        <w:tc>
          <w:tcPr>
            <w:tcW w:w="1258" w:type="dxa"/>
            <w:tcBorders>
              <w:top w:val="single" w:sz="4" w:space="0" w:color="auto"/>
              <w:left w:val="nil"/>
              <w:bottom w:val="single" w:sz="4" w:space="0" w:color="auto"/>
              <w:right w:val="nil"/>
            </w:tcBorders>
            <w:vAlign w:val="center"/>
          </w:tcPr>
          <w:p w14:paraId="39BF5395" w14:textId="77777777" w:rsidR="00DF061B" w:rsidRPr="00DF6F14" w:rsidRDefault="00DF061B" w:rsidP="00DF061B">
            <w:pPr>
              <w:pStyle w:val="Text"/>
              <w:jc w:val="center"/>
              <w:rPr>
                <w:sz w:val="16"/>
                <w:szCs w:val="16"/>
              </w:rPr>
            </w:pPr>
            <w:r w:rsidRPr="00DF6F14">
              <w:rPr>
                <w:sz w:val="16"/>
                <w:szCs w:val="16"/>
              </w:rPr>
              <w:t>436.1</w:t>
            </w:r>
          </w:p>
        </w:tc>
      </w:tr>
      <w:tr w:rsidR="00DF6F14" w:rsidRPr="00DF061B" w14:paraId="78287E89" w14:textId="77777777" w:rsidTr="00B34857">
        <w:tc>
          <w:tcPr>
            <w:tcW w:w="1253" w:type="dxa"/>
            <w:tcBorders>
              <w:top w:val="single" w:sz="4" w:space="0" w:color="auto"/>
              <w:left w:val="nil"/>
              <w:bottom w:val="single" w:sz="4" w:space="0" w:color="auto"/>
              <w:right w:val="nil"/>
            </w:tcBorders>
            <w:vAlign w:val="center"/>
          </w:tcPr>
          <w:p w14:paraId="3465BCEC" w14:textId="77777777" w:rsidR="00DF061B" w:rsidRPr="00DF6F14" w:rsidRDefault="00DF061B" w:rsidP="00DF061B">
            <w:pPr>
              <w:pStyle w:val="Text"/>
              <w:jc w:val="center"/>
              <w:rPr>
                <w:sz w:val="16"/>
                <w:szCs w:val="16"/>
              </w:rPr>
            </w:pPr>
            <w:r w:rsidRPr="00DF6F14">
              <w:rPr>
                <w:sz w:val="16"/>
                <w:szCs w:val="16"/>
              </w:rPr>
              <w:t>320</w:t>
            </w:r>
          </w:p>
        </w:tc>
        <w:tc>
          <w:tcPr>
            <w:tcW w:w="1197" w:type="dxa"/>
            <w:tcBorders>
              <w:top w:val="single" w:sz="4" w:space="0" w:color="auto"/>
              <w:left w:val="nil"/>
              <w:bottom w:val="single" w:sz="4" w:space="0" w:color="auto"/>
              <w:right w:val="nil"/>
            </w:tcBorders>
            <w:vAlign w:val="center"/>
          </w:tcPr>
          <w:p w14:paraId="3E0D7530" w14:textId="77777777" w:rsidR="00DF061B" w:rsidRPr="00DF6F14" w:rsidRDefault="00DF061B" w:rsidP="00DF061B">
            <w:pPr>
              <w:pStyle w:val="Text"/>
              <w:jc w:val="center"/>
              <w:rPr>
                <w:sz w:val="16"/>
                <w:szCs w:val="16"/>
              </w:rPr>
            </w:pPr>
            <w:r w:rsidRPr="00DF6F14">
              <w:rPr>
                <w:sz w:val="16"/>
                <w:szCs w:val="16"/>
              </w:rPr>
              <w:t>Cr-51</w:t>
            </w:r>
          </w:p>
        </w:tc>
        <w:tc>
          <w:tcPr>
            <w:tcW w:w="1322" w:type="dxa"/>
            <w:tcBorders>
              <w:top w:val="single" w:sz="4" w:space="0" w:color="auto"/>
              <w:left w:val="nil"/>
              <w:bottom w:val="single" w:sz="4" w:space="0" w:color="auto"/>
              <w:right w:val="nil"/>
            </w:tcBorders>
            <w:vAlign w:val="center"/>
          </w:tcPr>
          <w:p w14:paraId="255588E8" w14:textId="77777777" w:rsidR="00DF061B" w:rsidRPr="00DF6F14" w:rsidRDefault="00DF061B" w:rsidP="00DF061B">
            <w:pPr>
              <w:pStyle w:val="Text"/>
              <w:jc w:val="center"/>
              <w:rPr>
                <w:sz w:val="16"/>
                <w:szCs w:val="16"/>
              </w:rPr>
            </w:pPr>
            <w:r w:rsidRPr="00DF6F14">
              <w:rPr>
                <w:sz w:val="16"/>
                <w:szCs w:val="16"/>
              </w:rPr>
              <w:t>0.3389</w:t>
            </w:r>
          </w:p>
        </w:tc>
        <w:tc>
          <w:tcPr>
            <w:tcW w:w="1258" w:type="dxa"/>
            <w:tcBorders>
              <w:top w:val="single" w:sz="4" w:space="0" w:color="auto"/>
              <w:left w:val="nil"/>
              <w:bottom w:val="single" w:sz="4" w:space="0" w:color="auto"/>
              <w:right w:val="nil"/>
            </w:tcBorders>
            <w:vAlign w:val="center"/>
          </w:tcPr>
          <w:p w14:paraId="5D71F748" w14:textId="77777777" w:rsidR="00DF061B" w:rsidRPr="00DF6F14" w:rsidRDefault="00DF061B" w:rsidP="00DF061B">
            <w:pPr>
              <w:pStyle w:val="Text"/>
              <w:jc w:val="center"/>
              <w:rPr>
                <w:sz w:val="16"/>
                <w:szCs w:val="16"/>
              </w:rPr>
            </w:pPr>
            <w:r w:rsidRPr="00DF6F14">
              <w:rPr>
                <w:sz w:val="16"/>
                <w:szCs w:val="16"/>
              </w:rPr>
              <w:t>1236</w:t>
            </w:r>
          </w:p>
        </w:tc>
      </w:tr>
      <w:tr w:rsidR="00DF6F14" w:rsidRPr="00DF061B" w14:paraId="244982E5" w14:textId="77777777" w:rsidTr="00B34857">
        <w:tc>
          <w:tcPr>
            <w:tcW w:w="1253" w:type="dxa"/>
            <w:tcBorders>
              <w:top w:val="single" w:sz="4" w:space="0" w:color="auto"/>
              <w:left w:val="nil"/>
              <w:bottom w:val="single" w:sz="4" w:space="0" w:color="auto"/>
              <w:right w:val="nil"/>
            </w:tcBorders>
            <w:vAlign w:val="center"/>
          </w:tcPr>
          <w:p w14:paraId="448B57DD" w14:textId="77777777" w:rsidR="00DF061B" w:rsidRPr="00DF6F14" w:rsidRDefault="00DF061B" w:rsidP="00DF061B">
            <w:pPr>
              <w:pStyle w:val="Text"/>
              <w:jc w:val="center"/>
              <w:rPr>
                <w:sz w:val="16"/>
                <w:szCs w:val="16"/>
              </w:rPr>
            </w:pPr>
            <w:r w:rsidRPr="00DF6F14">
              <w:rPr>
                <w:sz w:val="16"/>
                <w:szCs w:val="16"/>
              </w:rPr>
              <w:t>392</w:t>
            </w:r>
          </w:p>
        </w:tc>
        <w:tc>
          <w:tcPr>
            <w:tcW w:w="1197" w:type="dxa"/>
            <w:tcBorders>
              <w:top w:val="single" w:sz="4" w:space="0" w:color="auto"/>
              <w:left w:val="nil"/>
              <w:bottom w:val="single" w:sz="4" w:space="0" w:color="auto"/>
              <w:right w:val="nil"/>
            </w:tcBorders>
            <w:vAlign w:val="center"/>
          </w:tcPr>
          <w:p w14:paraId="30B68A22" w14:textId="77777777" w:rsidR="00DF061B" w:rsidRPr="00DF6F14" w:rsidRDefault="00DF061B" w:rsidP="00DF061B">
            <w:pPr>
              <w:pStyle w:val="Text"/>
              <w:jc w:val="center"/>
              <w:rPr>
                <w:sz w:val="16"/>
                <w:szCs w:val="16"/>
              </w:rPr>
            </w:pPr>
            <w:r w:rsidRPr="00DF6F14">
              <w:rPr>
                <w:sz w:val="16"/>
                <w:szCs w:val="16"/>
              </w:rPr>
              <w:t>Sn-113</w:t>
            </w:r>
          </w:p>
        </w:tc>
        <w:tc>
          <w:tcPr>
            <w:tcW w:w="1322" w:type="dxa"/>
            <w:tcBorders>
              <w:top w:val="single" w:sz="4" w:space="0" w:color="auto"/>
              <w:left w:val="nil"/>
              <w:bottom w:val="single" w:sz="4" w:space="0" w:color="auto"/>
              <w:right w:val="nil"/>
            </w:tcBorders>
            <w:vAlign w:val="center"/>
          </w:tcPr>
          <w:p w14:paraId="65DE13D0" w14:textId="77777777" w:rsidR="00DF061B" w:rsidRPr="00DF6F14" w:rsidRDefault="00DF061B" w:rsidP="00DF061B">
            <w:pPr>
              <w:pStyle w:val="Text"/>
              <w:jc w:val="center"/>
              <w:rPr>
                <w:sz w:val="16"/>
                <w:szCs w:val="16"/>
              </w:rPr>
            </w:pPr>
            <w:r w:rsidRPr="00DF6F14">
              <w:rPr>
                <w:sz w:val="16"/>
                <w:szCs w:val="16"/>
              </w:rPr>
              <w:t>0.05109</w:t>
            </w:r>
          </w:p>
        </w:tc>
        <w:tc>
          <w:tcPr>
            <w:tcW w:w="1258" w:type="dxa"/>
            <w:tcBorders>
              <w:top w:val="single" w:sz="4" w:space="0" w:color="auto"/>
              <w:left w:val="nil"/>
              <w:bottom w:val="single" w:sz="4" w:space="0" w:color="auto"/>
              <w:right w:val="nil"/>
            </w:tcBorders>
            <w:vAlign w:val="center"/>
          </w:tcPr>
          <w:p w14:paraId="13AB0E1F" w14:textId="77777777" w:rsidR="00DF061B" w:rsidRPr="00DF6F14" w:rsidRDefault="00DF061B" w:rsidP="00DF061B">
            <w:pPr>
              <w:pStyle w:val="Text"/>
              <w:jc w:val="center"/>
              <w:rPr>
                <w:sz w:val="16"/>
                <w:szCs w:val="16"/>
              </w:rPr>
            </w:pPr>
            <w:r w:rsidRPr="00DF6F14">
              <w:rPr>
                <w:sz w:val="16"/>
                <w:szCs w:val="16"/>
              </w:rPr>
              <w:t>1227</w:t>
            </w:r>
          </w:p>
        </w:tc>
      </w:tr>
      <w:tr w:rsidR="00DF6F14" w:rsidRPr="00DF061B" w14:paraId="379493D0" w14:textId="77777777" w:rsidTr="00B34857">
        <w:tc>
          <w:tcPr>
            <w:tcW w:w="1253" w:type="dxa"/>
            <w:tcBorders>
              <w:top w:val="single" w:sz="4" w:space="0" w:color="auto"/>
              <w:left w:val="nil"/>
              <w:bottom w:val="single" w:sz="4" w:space="0" w:color="auto"/>
              <w:right w:val="nil"/>
            </w:tcBorders>
            <w:vAlign w:val="center"/>
          </w:tcPr>
          <w:p w14:paraId="332F578B" w14:textId="77777777" w:rsidR="00DF061B" w:rsidRPr="00DF6F14" w:rsidRDefault="00DF061B" w:rsidP="00DF061B">
            <w:pPr>
              <w:pStyle w:val="Text"/>
              <w:jc w:val="center"/>
              <w:rPr>
                <w:sz w:val="16"/>
                <w:szCs w:val="16"/>
              </w:rPr>
            </w:pPr>
            <w:r w:rsidRPr="00DF6F14">
              <w:rPr>
                <w:sz w:val="16"/>
                <w:szCs w:val="16"/>
              </w:rPr>
              <w:t>514</w:t>
            </w:r>
          </w:p>
        </w:tc>
        <w:tc>
          <w:tcPr>
            <w:tcW w:w="1197" w:type="dxa"/>
            <w:tcBorders>
              <w:top w:val="single" w:sz="4" w:space="0" w:color="auto"/>
              <w:left w:val="nil"/>
              <w:bottom w:val="single" w:sz="4" w:space="0" w:color="auto"/>
              <w:right w:val="nil"/>
            </w:tcBorders>
            <w:vAlign w:val="center"/>
          </w:tcPr>
          <w:p w14:paraId="3A3E4CDC" w14:textId="77777777" w:rsidR="00DF061B" w:rsidRPr="00DF6F14" w:rsidRDefault="00DF061B" w:rsidP="00DF061B">
            <w:pPr>
              <w:pStyle w:val="Text"/>
              <w:jc w:val="center"/>
              <w:rPr>
                <w:sz w:val="16"/>
                <w:szCs w:val="16"/>
              </w:rPr>
            </w:pPr>
            <w:r w:rsidRPr="00DF6F14">
              <w:rPr>
                <w:sz w:val="16"/>
                <w:szCs w:val="16"/>
              </w:rPr>
              <w:t>Sr-85</w:t>
            </w:r>
          </w:p>
        </w:tc>
        <w:tc>
          <w:tcPr>
            <w:tcW w:w="1322" w:type="dxa"/>
            <w:tcBorders>
              <w:top w:val="single" w:sz="4" w:space="0" w:color="auto"/>
              <w:left w:val="nil"/>
              <w:bottom w:val="single" w:sz="4" w:space="0" w:color="auto"/>
              <w:right w:val="nil"/>
            </w:tcBorders>
            <w:vAlign w:val="center"/>
          </w:tcPr>
          <w:p w14:paraId="031753D7" w14:textId="77777777" w:rsidR="00DF061B" w:rsidRPr="00DF6F14" w:rsidRDefault="00DF061B" w:rsidP="00DF061B">
            <w:pPr>
              <w:pStyle w:val="Text"/>
              <w:jc w:val="center"/>
              <w:rPr>
                <w:sz w:val="16"/>
                <w:szCs w:val="16"/>
              </w:rPr>
            </w:pPr>
            <w:r w:rsidRPr="00DF6F14">
              <w:rPr>
                <w:sz w:val="16"/>
                <w:szCs w:val="16"/>
              </w:rPr>
              <w:t>0.06171</w:t>
            </w:r>
          </w:p>
        </w:tc>
        <w:tc>
          <w:tcPr>
            <w:tcW w:w="1258" w:type="dxa"/>
            <w:tcBorders>
              <w:top w:val="single" w:sz="4" w:space="0" w:color="auto"/>
              <w:left w:val="nil"/>
              <w:bottom w:val="single" w:sz="4" w:space="0" w:color="auto"/>
              <w:right w:val="nil"/>
            </w:tcBorders>
            <w:vAlign w:val="center"/>
          </w:tcPr>
          <w:p w14:paraId="30F81042" w14:textId="77777777" w:rsidR="00DF061B" w:rsidRPr="00DF6F14" w:rsidRDefault="00DF061B" w:rsidP="00DF061B">
            <w:pPr>
              <w:pStyle w:val="Text"/>
              <w:jc w:val="center"/>
              <w:rPr>
                <w:sz w:val="16"/>
                <w:szCs w:val="16"/>
              </w:rPr>
            </w:pPr>
            <w:r w:rsidRPr="00DF6F14">
              <w:rPr>
                <w:sz w:val="16"/>
                <w:szCs w:val="16"/>
              </w:rPr>
              <w:t>2247</w:t>
            </w:r>
          </w:p>
        </w:tc>
      </w:tr>
      <w:tr w:rsidR="00DF6F14" w:rsidRPr="00DF061B" w14:paraId="71EDEA70" w14:textId="77777777" w:rsidTr="00B34857">
        <w:tc>
          <w:tcPr>
            <w:tcW w:w="1253" w:type="dxa"/>
            <w:tcBorders>
              <w:top w:val="single" w:sz="4" w:space="0" w:color="auto"/>
              <w:left w:val="nil"/>
              <w:bottom w:val="single" w:sz="4" w:space="0" w:color="auto"/>
              <w:right w:val="nil"/>
            </w:tcBorders>
            <w:vAlign w:val="center"/>
          </w:tcPr>
          <w:p w14:paraId="59F76941" w14:textId="77777777" w:rsidR="00DF061B" w:rsidRPr="00DF6F14" w:rsidRDefault="00DF061B" w:rsidP="00DF061B">
            <w:pPr>
              <w:pStyle w:val="Text"/>
              <w:jc w:val="center"/>
              <w:rPr>
                <w:sz w:val="16"/>
                <w:szCs w:val="16"/>
              </w:rPr>
            </w:pPr>
            <w:r w:rsidRPr="00DF6F14">
              <w:rPr>
                <w:sz w:val="16"/>
                <w:szCs w:val="16"/>
              </w:rPr>
              <w:t>662</w:t>
            </w:r>
          </w:p>
        </w:tc>
        <w:tc>
          <w:tcPr>
            <w:tcW w:w="1197" w:type="dxa"/>
            <w:tcBorders>
              <w:top w:val="single" w:sz="4" w:space="0" w:color="auto"/>
              <w:left w:val="nil"/>
              <w:bottom w:val="single" w:sz="4" w:space="0" w:color="auto"/>
              <w:right w:val="nil"/>
            </w:tcBorders>
            <w:vAlign w:val="center"/>
          </w:tcPr>
          <w:p w14:paraId="038DC287" w14:textId="77777777" w:rsidR="00DF061B" w:rsidRPr="00DF6F14" w:rsidRDefault="00DF061B" w:rsidP="00DF061B">
            <w:pPr>
              <w:pStyle w:val="Text"/>
              <w:jc w:val="center"/>
              <w:rPr>
                <w:sz w:val="16"/>
                <w:szCs w:val="16"/>
              </w:rPr>
            </w:pPr>
            <w:r w:rsidRPr="00DF6F14">
              <w:rPr>
                <w:sz w:val="16"/>
                <w:szCs w:val="16"/>
              </w:rPr>
              <w:t>Cs-137</w:t>
            </w:r>
          </w:p>
        </w:tc>
        <w:tc>
          <w:tcPr>
            <w:tcW w:w="1322" w:type="dxa"/>
            <w:tcBorders>
              <w:top w:val="single" w:sz="4" w:space="0" w:color="auto"/>
              <w:left w:val="nil"/>
              <w:bottom w:val="single" w:sz="4" w:space="0" w:color="auto"/>
              <w:right w:val="nil"/>
            </w:tcBorders>
            <w:vAlign w:val="center"/>
          </w:tcPr>
          <w:p w14:paraId="706C5556" w14:textId="77777777" w:rsidR="00DF061B" w:rsidRPr="00DF6F14" w:rsidRDefault="00DF061B" w:rsidP="00DF061B">
            <w:pPr>
              <w:pStyle w:val="Text"/>
              <w:jc w:val="center"/>
              <w:rPr>
                <w:sz w:val="16"/>
                <w:szCs w:val="16"/>
              </w:rPr>
            </w:pPr>
            <w:r w:rsidRPr="00DF6F14">
              <w:rPr>
                <w:sz w:val="16"/>
                <w:szCs w:val="16"/>
              </w:rPr>
              <w:t>0.04325</w:t>
            </w:r>
          </w:p>
        </w:tc>
        <w:tc>
          <w:tcPr>
            <w:tcW w:w="1258" w:type="dxa"/>
            <w:tcBorders>
              <w:top w:val="single" w:sz="4" w:space="0" w:color="auto"/>
              <w:left w:val="nil"/>
              <w:bottom w:val="single" w:sz="4" w:space="0" w:color="auto"/>
              <w:right w:val="nil"/>
            </w:tcBorders>
            <w:vAlign w:val="center"/>
          </w:tcPr>
          <w:p w14:paraId="0712A919" w14:textId="77777777" w:rsidR="00DF061B" w:rsidRPr="00DF6F14" w:rsidRDefault="00DF061B" w:rsidP="00DF061B">
            <w:pPr>
              <w:pStyle w:val="Text"/>
              <w:jc w:val="center"/>
              <w:rPr>
                <w:sz w:val="16"/>
                <w:szCs w:val="16"/>
              </w:rPr>
            </w:pPr>
            <w:r w:rsidRPr="00DF6F14">
              <w:rPr>
                <w:sz w:val="16"/>
                <w:szCs w:val="16"/>
              </w:rPr>
              <w:t>1362</w:t>
            </w:r>
          </w:p>
        </w:tc>
      </w:tr>
      <w:tr w:rsidR="00DF6F14" w:rsidRPr="00DF061B" w14:paraId="1E4E054C" w14:textId="77777777" w:rsidTr="00B34857">
        <w:tc>
          <w:tcPr>
            <w:tcW w:w="1253" w:type="dxa"/>
            <w:tcBorders>
              <w:top w:val="single" w:sz="4" w:space="0" w:color="auto"/>
              <w:left w:val="nil"/>
              <w:bottom w:val="single" w:sz="4" w:space="0" w:color="auto"/>
              <w:right w:val="nil"/>
            </w:tcBorders>
            <w:vAlign w:val="center"/>
          </w:tcPr>
          <w:p w14:paraId="4F47BA08" w14:textId="77777777" w:rsidR="00DF061B" w:rsidRPr="00DF6F14" w:rsidRDefault="00DF061B" w:rsidP="00DF061B">
            <w:pPr>
              <w:pStyle w:val="Text"/>
              <w:jc w:val="center"/>
              <w:rPr>
                <w:sz w:val="16"/>
                <w:szCs w:val="16"/>
              </w:rPr>
            </w:pPr>
            <w:r w:rsidRPr="00DF6F14">
              <w:rPr>
                <w:sz w:val="16"/>
                <w:szCs w:val="16"/>
              </w:rPr>
              <w:t>898</w:t>
            </w:r>
          </w:p>
        </w:tc>
        <w:tc>
          <w:tcPr>
            <w:tcW w:w="1197" w:type="dxa"/>
            <w:tcBorders>
              <w:top w:val="single" w:sz="4" w:space="0" w:color="auto"/>
              <w:left w:val="nil"/>
              <w:bottom w:val="single" w:sz="4" w:space="0" w:color="auto"/>
              <w:right w:val="nil"/>
            </w:tcBorders>
            <w:vAlign w:val="center"/>
          </w:tcPr>
          <w:p w14:paraId="0DB89BC0"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single" w:sz="4" w:space="0" w:color="auto"/>
              <w:right w:val="nil"/>
            </w:tcBorders>
            <w:vAlign w:val="center"/>
          </w:tcPr>
          <w:p w14:paraId="7E3BDC3A" w14:textId="77777777" w:rsidR="00DF061B" w:rsidRPr="00DF6F14" w:rsidRDefault="00DF061B" w:rsidP="00DF061B">
            <w:pPr>
              <w:pStyle w:val="Text"/>
              <w:jc w:val="center"/>
              <w:rPr>
                <w:sz w:val="16"/>
                <w:szCs w:val="16"/>
              </w:rPr>
            </w:pPr>
            <w:r w:rsidRPr="00DF6F14">
              <w:rPr>
                <w:sz w:val="16"/>
                <w:szCs w:val="16"/>
              </w:rPr>
              <w:t>0.09633</w:t>
            </w:r>
          </w:p>
        </w:tc>
        <w:tc>
          <w:tcPr>
            <w:tcW w:w="1258" w:type="dxa"/>
            <w:tcBorders>
              <w:top w:val="single" w:sz="4" w:space="0" w:color="auto"/>
              <w:left w:val="nil"/>
              <w:bottom w:val="single" w:sz="4" w:space="0" w:color="auto"/>
              <w:right w:val="nil"/>
            </w:tcBorders>
            <w:vAlign w:val="center"/>
          </w:tcPr>
          <w:p w14:paraId="597CA836" w14:textId="77777777" w:rsidR="00DF061B" w:rsidRPr="00DF6F14" w:rsidRDefault="00DF061B" w:rsidP="00DF061B">
            <w:pPr>
              <w:pStyle w:val="Text"/>
              <w:jc w:val="center"/>
              <w:rPr>
                <w:sz w:val="16"/>
                <w:szCs w:val="16"/>
              </w:rPr>
            </w:pPr>
            <w:r w:rsidRPr="00DF6F14">
              <w:rPr>
                <w:sz w:val="16"/>
                <w:szCs w:val="16"/>
              </w:rPr>
              <w:t>3347</w:t>
            </w:r>
          </w:p>
        </w:tc>
      </w:tr>
      <w:tr w:rsidR="00DF6F14" w:rsidRPr="00DF061B" w14:paraId="20611D9E" w14:textId="77777777" w:rsidTr="00B34857">
        <w:tc>
          <w:tcPr>
            <w:tcW w:w="1253" w:type="dxa"/>
            <w:tcBorders>
              <w:top w:val="single" w:sz="4" w:space="0" w:color="auto"/>
              <w:left w:val="nil"/>
              <w:bottom w:val="single" w:sz="4" w:space="0" w:color="auto"/>
              <w:right w:val="nil"/>
            </w:tcBorders>
            <w:vAlign w:val="center"/>
          </w:tcPr>
          <w:p w14:paraId="322DFABE" w14:textId="77777777" w:rsidR="00DF061B" w:rsidRPr="00DF6F14" w:rsidRDefault="00DF061B" w:rsidP="00DF061B">
            <w:pPr>
              <w:pStyle w:val="Text"/>
              <w:jc w:val="center"/>
              <w:rPr>
                <w:sz w:val="16"/>
                <w:szCs w:val="16"/>
              </w:rPr>
            </w:pPr>
            <w:r w:rsidRPr="00DF6F14">
              <w:rPr>
                <w:sz w:val="16"/>
                <w:szCs w:val="16"/>
              </w:rPr>
              <w:t>1173</w:t>
            </w:r>
          </w:p>
        </w:tc>
        <w:tc>
          <w:tcPr>
            <w:tcW w:w="1197" w:type="dxa"/>
            <w:tcBorders>
              <w:top w:val="single" w:sz="4" w:space="0" w:color="auto"/>
              <w:left w:val="nil"/>
              <w:bottom w:val="single" w:sz="4" w:space="0" w:color="auto"/>
              <w:right w:val="nil"/>
            </w:tcBorders>
            <w:vAlign w:val="center"/>
          </w:tcPr>
          <w:p w14:paraId="28F92577"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791F02EB"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35BFF685" w14:textId="77777777" w:rsidR="00DF061B" w:rsidRPr="00DF6F14" w:rsidRDefault="00DF061B" w:rsidP="00DF061B">
            <w:pPr>
              <w:pStyle w:val="Text"/>
              <w:jc w:val="center"/>
              <w:rPr>
                <w:sz w:val="16"/>
                <w:szCs w:val="16"/>
              </w:rPr>
            </w:pPr>
            <w:r w:rsidRPr="00DF6F14">
              <w:rPr>
                <w:sz w:val="16"/>
                <w:szCs w:val="16"/>
              </w:rPr>
              <w:t>1885</w:t>
            </w:r>
          </w:p>
        </w:tc>
      </w:tr>
      <w:tr w:rsidR="00DF6F14" w:rsidRPr="00DF061B" w14:paraId="08F7DCB5" w14:textId="77777777" w:rsidTr="00B34857">
        <w:tc>
          <w:tcPr>
            <w:tcW w:w="1253" w:type="dxa"/>
            <w:tcBorders>
              <w:top w:val="single" w:sz="4" w:space="0" w:color="auto"/>
              <w:left w:val="nil"/>
              <w:bottom w:val="single" w:sz="4" w:space="0" w:color="auto"/>
              <w:right w:val="nil"/>
            </w:tcBorders>
            <w:vAlign w:val="center"/>
          </w:tcPr>
          <w:p w14:paraId="48B9ECF2" w14:textId="77777777" w:rsidR="00DF061B" w:rsidRPr="00DF6F14" w:rsidRDefault="00DF061B" w:rsidP="00DF061B">
            <w:pPr>
              <w:pStyle w:val="Text"/>
              <w:jc w:val="center"/>
              <w:rPr>
                <w:sz w:val="16"/>
                <w:szCs w:val="16"/>
              </w:rPr>
            </w:pPr>
            <w:r w:rsidRPr="00DF6F14">
              <w:rPr>
                <w:sz w:val="16"/>
                <w:szCs w:val="16"/>
              </w:rPr>
              <w:t>1333</w:t>
            </w:r>
          </w:p>
        </w:tc>
        <w:tc>
          <w:tcPr>
            <w:tcW w:w="1197" w:type="dxa"/>
            <w:tcBorders>
              <w:top w:val="single" w:sz="4" w:space="0" w:color="auto"/>
              <w:left w:val="nil"/>
              <w:bottom w:val="single" w:sz="4" w:space="0" w:color="auto"/>
              <w:right w:val="nil"/>
            </w:tcBorders>
            <w:vAlign w:val="center"/>
          </w:tcPr>
          <w:p w14:paraId="1FC3E2BF"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38DE8344"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4B5EA54A" w14:textId="77777777" w:rsidR="00DF061B" w:rsidRPr="00DF6F14" w:rsidRDefault="00DF061B" w:rsidP="00DF061B">
            <w:pPr>
              <w:pStyle w:val="Text"/>
              <w:jc w:val="center"/>
              <w:rPr>
                <w:sz w:val="16"/>
                <w:szCs w:val="16"/>
              </w:rPr>
            </w:pPr>
            <w:r w:rsidRPr="00DF6F14">
              <w:rPr>
                <w:sz w:val="16"/>
                <w:szCs w:val="16"/>
              </w:rPr>
              <w:t>1887</w:t>
            </w:r>
          </w:p>
        </w:tc>
      </w:tr>
      <w:tr w:rsidR="00DF6F14" w:rsidRPr="00DF061B" w14:paraId="2696468B" w14:textId="77777777" w:rsidTr="00B34857">
        <w:tc>
          <w:tcPr>
            <w:tcW w:w="1253" w:type="dxa"/>
            <w:tcBorders>
              <w:top w:val="single" w:sz="4" w:space="0" w:color="auto"/>
              <w:left w:val="nil"/>
              <w:bottom w:val="triple" w:sz="4" w:space="0" w:color="auto"/>
              <w:right w:val="nil"/>
            </w:tcBorders>
            <w:vAlign w:val="center"/>
          </w:tcPr>
          <w:p w14:paraId="27DAB08C" w14:textId="77777777" w:rsidR="00DF061B" w:rsidRPr="00DF6F14" w:rsidRDefault="00DF061B" w:rsidP="00DF061B">
            <w:pPr>
              <w:pStyle w:val="Text"/>
              <w:jc w:val="center"/>
              <w:rPr>
                <w:sz w:val="16"/>
                <w:szCs w:val="16"/>
              </w:rPr>
            </w:pPr>
            <w:r w:rsidRPr="00DF6F14">
              <w:rPr>
                <w:sz w:val="16"/>
                <w:szCs w:val="16"/>
              </w:rPr>
              <w:t>1836</w:t>
            </w:r>
          </w:p>
        </w:tc>
        <w:tc>
          <w:tcPr>
            <w:tcW w:w="1197" w:type="dxa"/>
            <w:tcBorders>
              <w:top w:val="single" w:sz="4" w:space="0" w:color="auto"/>
              <w:left w:val="nil"/>
              <w:bottom w:val="triple" w:sz="4" w:space="0" w:color="auto"/>
              <w:right w:val="nil"/>
            </w:tcBorders>
            <w:vAlign w:val="center"/>
          </w:tcPr>
          <w:p w14:paraId="0BB3A575"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triple" w:sz="4" w:space="0" w:color="auto"/>
              <w:right w:val="nil"/>
            </w:tcBorders>
            <w:vAlign w:val="center"/>
          </w:tcPr>
          <w:p w14:paraId="05DF2EA2" w14:textId="77777777" w:rsidR="00DF061B" w:rsidRPr="00DF6F14" w:rsidRDefault="00DF061B" w:rsidP="00DF061B">
            <w:pPr>
              <w:pStyle w:val="Text"/>
              <w:jc w:val="center"/>
              <w:rPr>
                <w:sz w:val="16"/>
                <w:szCs w:val="16"/>
              </w:rPr>
            </w:pPr>
            <w:r w:rsidRPr="00DF6F14">
              <w:rPr>
                <w:sz w:val="16"/>
                <w:szCs w:val="16"/>
              </w:rPr>
              <w:t>0.09622</w:t>
            </w:r>
          </w:p>
        </w:tc>
        <w:tc>
          <w:tcPr>
            <w:tcW w:w="1258" w:type="dxa"/>
            <w:tcBorders>
              <w:top w:val="single" w:sz="4" w:space="0" w:color="auto"/>
              <w:left w:val="nil"/>
              <w:bottom w:val="triple" w:sz="4" w:space="0" w:color="auto"/>
              <w:right w:val="nil"/>
            </w:tcBorders>
            <w:vAlign w:val="center"/>
          </w:tcPr>
          <w:p w14:paraId="5E0CA802" w14:textId="77777777" w:rsidR="00DF061B" w:rsidRPr="00DF6F14" w:rsidRDefault="00DF061B" w:rsidP="00DF061B">
            <w:pPr>
              <w:pStyle w:val="Text"/>
              <w:jc w:val="center"/>
              <w:rPr>
                <w:sz w:val="16"/>
                <w:szCs w:val="16"/>
              </w:rPr>
            </w:pPr>
            <w:r w:rsidRPr="00DF6F14">
              <w:rPr>
                <w:sz w:val="16"/>
                <w:szCs w:val="16"/>
              </w:rPr>
              <w:t>3539</w:t>
            </w:r>
          </w:p>
        </w:tc>
      </w:tr>
    </w:tbl>
    <w:p w14:paraId="6E1D18F6" w14:textId="77777777" w:rsidR="00DF061B" w:rsidRDefault="00DF061B" w:rsidP="00DF061B">
      <w:pPr>
        <w:pStyle w:val="Text"/>
        <w:ind w:firstLine="0"/>
      </w:pPr>
    </w:p>
    <w:p w14:paraId="6D5386BB" w14:textId="77777777" w:rsidR="002D4284" w:rsidRDefault="002D4284" w:rsidP="00DF061B">
      <w:pPr>
        <w:pStyle w:val="Text"/>
        <w:ind w:firstLine="0"/>
      </w:pPr>
    </w:p>
    <w:p w14:paraId="3864AD65" w14:textId="77777777" w:rsidR="00DF6F14" w:rsidRDefault="009C2F33" w:rsidP="009C2F33">
      <w:pPr>
        <w:pStyle w:val="Text"/>
      </w:pPr>
      <w:r>
        <w:t xml:space="preserve">A labeled </w:t>
      </w:r>
      <w:r w:rsidR="00DF6F14" w:rsidRPr="00DF6F14">
        <w:t>diagram of the various source positions</w:t>
      </w:r>
      <w:r>
        <w:t xml:space="preserve"> with respect to the HPGe detector are shown in Figure 2</w:t>
      </w:r>
      <w:r w:rsidR="00DF6F14" w:rsidRPr="00DF6F14">
        <w:t xml:space="preserve">.  At each </w:t>
      </w:r>
      <w:r w:rsidR="00DF6F14" w:rsidRPr="00DF6F14">
        <w:lastRenderedPageBreak/>
        <w:t>position</w:t>
      </w:r>
      <w:del w:id="27" w:author="Robert Torzilli" w:date="2017-12-07T22:26:00Z">
        <w:r w:rsidR="00DF6F14" w:rsidRPr="00DF6F14" w:rsidDel="00B4158A">
          <w:delText>,</w:delText>
        </w:r>
      </w:del>
      <w:r w:rsidR="00DF6F14" w:rsidRPr="00DF6F14">
        <w:t xml:space="preserve"> a 24-hour count was performed</w:t>
      </w:r>
      <w:r>
        <w:t xml:space="preserve"> to minimize uncertainty</w:t>
      </w:r>
      <w:r w:rsidR="00DF6F14" w:rsidRPr="00DF6F14">
        <w:t>.  For positon 1, the source was placed centered on the Al casing, position 2 was resting on the front face and flush with the edge of the casing, position 3 was centered 7 cm above the front face, position 4 was placed 3 cm down the side of the casing, and positon 5 was offset 13 cm above the detector.</w:t>
      </w:r>
    </w:p>
    <w:p w14:paraId="095CC01B" w14:textId="77777777" w:rsidR="00DF6F14" w:rsidRDefault="00DF6F14" w:rsidP="00DF061B">
      <w:pPr>
        <w:pStyle w:val="Text"/>
        <w:ind w:firstLine="0"/>
      </w:pPr>
      <w:r>
        <w:rPr>
          <w:noProof/>
        </w:rPr>
        <mc:AlternateContent>
          <mc:Choice Requires="wpc">
            <w:drawing>
              <wp:inline distT="0" distB="0" distL="0" distR="0" wp14:anchorId="21E11145" wp14:editId="52605464">
                <wp:extent cx="3200400" cy="3248108"/>
                <wp:effectExtent l="0" t="0" r="19050" b="952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pic:nvPicPr>
                        <pic:blipFill>
                          <a:blip r:embed="rId8"/>
                          <a:stretch>
                            <a:fillRect/>
                          </a:stretch>
                        </pic:blipFill>
                        <pic:spPr>
                          <a:xfrm>
                            <a:off x="0" y="0"/>
                            <a:ext cx="3200400" cy="2798445"/>
                          </a:xfrm>
                          <a:prstGeom prst="rect">
                            <a:avLst/>
                          </a:prstGeom>
                        </pic:spPr>
                      </pic:pic>
                      <wps:wsp>
                        <wps:cNvPr id="4" name="Text Box 4"/>
                        <wps:cNvSpPr txBox="1"/>
                        <wps:spPr>
                          <a:xfrm>
                            <a:off x="0" y="2806738"/>
                            <a:ext cx="3200400" cy="44113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9098EC" w14:textId="77777777" w:rsidR="00EF1A2C" w:rsidRDefault="00EF1A2C" w:rsidP="009C2F33">
                              <w:pPr>
                                <w:pStyle w:val="FootnoteText"/>
                                <w:ind w:firstLine="0"/>
                              </w:pPr>
                              <w:r>
                                <w:t>Fig. 1.  Experimental setup diagram, displaying each source position on a Cartesian coordinate system, where the origin is centered at the base of the Al casing of the detector</w:t>
                              </w:r>
                            </w:p>
                            <w:p w14:paraId="0A4743E5" w14:textId="77777777" w:rsidR="00EF1A2C" w:rsidRDefault="00EF1A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1E11145" id="Canvas 2" o:spid="_x0000_s1026" editas="canvas" style="width:252pt;height:255.75pt;mso-position-horizontal-relative:char;mso-position-vertical-relative:line" coordsize="32004,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32480;visibility:visible;mso-wrap-style:square">
                  <v:fill o:detectmouseclick="t"/>
                  <v:path o:connecttype="none"/>
                </v:shape>
                <v:shape id="Picture 9" o:spid="_x0000_s1028" type="#_x0000_t75" style="position:absolute;width:32004;height:27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ihazAAAAA2gAAAA8AAABkcnMvZG93bnJldi54bWxEj0GLwjAUhO+C/yE8wZsmioh2jSILCz2s&#10;B2t/wKN52xabl5JkbfffbwTB4zAz3zCH02g78SAfWscaVksFgrhypuVaQ3n7WuxAhIhssHNMGv4o&#10;wOk4nRwwM27gKz2KWIsE4ZChhibGPpMyVA1ZDEvXEyfvx3mLMUlfS+NxSHDbybVSW2mx5bTQYE+f&#10;DVX34tdq8FgO6/FyU1encv99DhtZUK71fDaeP0BEGuM7/GrnRsMenlfSDZDH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KFrMAAAADaAAAADwAAAAAAAAAAAAAAAACfAgAA&#10;ZHJzL2Rvd25yZXYueG1sUEsFBgAAAAAEAAQA9wAAAIwDAAAAAA==&#10;">
                  <v:imagedata r:id="rId9" o:title=""/>
                </v:shape>
                <v:shapetype id="_x0000_t202" coordsize="21600,21600" o:spt="202" path="m,l,21600r21600,l21600,xe">
                  <v:stroke joinstyle="miter"/>
                  <v:path gradientshapeok="t" o:connecttype="rect"/>
                </v:shapetype>
                <v:shape id="Text Box 4" o:spid="_x0000_s1029" type="#_x0000_t202" style="position:absolute;top:28067;width:32004;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14:paraId="149098EC" w14:textId="77777777" w:rsidR="00EF1A2C" w:rsidRDefault="00EF1A2C" w:rsidP="009C2F33">
                        <w:pPr>
                          <w:pStyle w:val="FootnoteText"/>
                          <w:ind w:firstLine="0"/>
                        </w:pPr>
                        <w:r>
                          <w:t>Fig. 1.  Experimental setup diagram, displaying each source position on a Cartesian coordinate system, where the origin is centered at the base of the Al casing of the detector</w:t>
                        </w:r>
                      </w:p>
                      <w:p w14:paraId="0A4743E5" w14:textId="77777777" w:rsidR="00EF1A2C" w:rsidRDefault="00EF1A2C"/>
                    </w:txbxContent>
                  </v:textbox>
                </v:shape>
                <w10:anchorlock/>
              </v:group>
            </w:pict>
          </mc:Fallback>
        </mc:AlternateContent>
      </w:r>
    </w:p>
    <w:p w14:paraId="46427911" w14:textId="77777777" w:rsidR="002D4284" w:rsidRDefault="002D4284" w:rsidP="00DF061B">
      <w:pPr>
        <w:pStyle w:val="Text"/>
        <w:ind w:firstLine="0"/>
      </w:pPr>
    </w:p>
    <w:p w14:paraId="7F2B4FEC" w14:textId="77777777" w:rsidR="00DF6F14" w:rsidRDefault="00DF6F14" w:rsidP="00DF061B">
      <w:pPr>
        <w:pStyle w:val="Text"/>
        <w:ind w:firstLine="0"/>
      </w:pPr>
      <w:r w:rsidRPr="00DF6F14">
        <w:t xml:space="preserve">A plot of </w:t>
      </w:r>
      <w:r w:rsidR="003129DE">
        <w:t>the spectra</w:t>
      </w:r>
      <w:del w:id="28" w:author="Robert Torzilli" w:date="2017-12-07T22:26:00Z">
        <w:r w:rsidR="003129DE" w:rsidDel="00B4158A">
          <w:delText>,</w:delText>
        </w:r>
      </w:del>
      <w:r w:rsidR="003129DE">
        <w:t xml:space="preserve"> and the calculated </w:t>
      </w:r>
      <w:r w:rsidRPr="00DF6F14">
        <w:t>absolute efficiencies as a function</w:t>
      </w:r>
      <w:ins w:id="29" w:author="Robert Torzilli" w:date="2017-12-07T22:26:00Z">
        <w:r w:rsidR="00B4158A">
          <w:t xml:space="preserve"> of</w:t>
        </w:r>
      </w:ins>
      <w:r w:rsidRPr="00DF6F14">
        <w:t xml:space="preserve"> energy w</w:t>
      </w:r>
      <w:r w:rsidR="004F328B">
        <w:t>ere</w:t>
      </w:r>
      <w:r w:rsidRPr="00DF6F14">
        <w:t xml:space="preserve"> also provided by Lt Col </w:t>
      </w:r>
      <w:proofErr w:type="spellStart"/>
      <w:r w:rsidRPr="00DF6F14">
        <w:t>O’day</w:t>
      </w:r>
      <w:proofErr w:type="spellEnd"/>
      <w:del w:id="30" w:author="Robert Torzilli" w:date="2017-12-07T22:27:00Z">
        <w:r w:rsidRPr="00DF6F14" w:rsidDel="00B4158A">
          <w:delText>,</w:delText>
        </w:r>
      </w:del>
      <w:r w:rsidRPr="00DF6F14">
        <w:t xml:space="preserve"> </w:t>
      </w:r>
      <w:r w:rsidR="004F328B">
        <w:t>for comparison with the simulated results</w:t>
      </w:r>
      <w:r w:rsidRPr="00DF6F14">
        <w:t>.</w:t>
      </w:r>
      <w:r w:rsidR="003129DE">
        <w:t xml:space="preserve">  The absolute efficiency was calculated using </w:t>
      </w:r>
      <w:ins w:id="31" w:author="Robert Torzilli" w:date="2017-12-07T22:27:00Z">
        <w:r w:rsidR="00B4158A">
          <w:t>E</w:t>
        </w:r>
      </w:ins>
      <w:del w:id="32" w:author="Robert Torzilli" w:date="2017-12-07T22:27:00Z">
        <w:r w:rsidR="003129DE" w:rsidDel="00B4158A">
          <w:delText>e</w:delText>
        </w:r>
      </w:del>
      <w:r w:rsidR="003129DE">
        <w:t>quation 1.</w:t>
      </w:r>
    </w:p>
    <w:p w14:paraId="3BA60D44" w14:textId="77777777" w:rsidR="003129DE" w:rsidRDefault="003129DE" w:rsidP="00DF061B">
      <w:pPr>
        <w:pStyle w:val="Text"/>
        <w:ind w:firstLine="0"/>
      </w:pPr>
    </w:p>
    <w:p w14:paraId="6C57BF58" w14:textId="77777777" w:rsidR="00B4150A" w:rsidRDefault="00EF1A2C" w:rsidP="00B4150A">
      <w:pPr>
        <w:pStyle w:val="Text"/>
        <w:tabs>
          <w:tab w:val="left" w:pos="1260"/>
          <w:tab w:val="left" w:pos="2970"/>
        </w:tabs>
        <w:ind w:left="1260" w:firstLine="0"/>
        <w:jc w:val="left"/>
        <w:rPr>
          <w:szCs w:val="22"/>
        </w:rPr>
      </w:pPr>
      <m:oMath>
        <m:sSub>
          <m:sSubPr>
            <m:ctrlPr>
              <w:rPr>
                <w:rFonts w:ascii="Cambria Math" w:hAnsi="Cambria Math"/>
                <w:i/>
                <w:szCs w:val="22"/>
              </w:rPr>
            </m:ctrlPr>
          </m:sSubPr>
          <m:e>
            <m:r>
              <w:rPr>
                <w:rFonts w:ascii="Cambria Math" w:hAnsi="Cambria Math"/>
                <w:szCs w:val="22"/>
              </w:rPr>
              <m:t>ε</m:t>
            </m:r>
          </m:e>
          <m:sub>
            <m:r>
              <w:rPr>
                <w:rFonts w:ascii="Cambria Math" w:hAnsi="Cambria Math"/>
                <w:szCs w:val="22"/>
              </w:rPr>
              <m:t>abs</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c</m:t>
                </m:r>
              </m:sub>
            </m:sSub>
          </m:num>
          <m:den>
            <m:sSub>
              <m:sSubPr>
                <m:ctrlPr>
                  <w:rPr>
                    <w:rFonts w:ascii="Cambria Math" w:hAnsi="Cambria Math"/>
                    <w:i/>
                    <w:szCs w:val="22"/>
                  </w:rPr>
                </m:ctrlPr>
              </m:sSubPr>
              <m:e>
                <m:r>
                  <w:rPr>
                    <w:rFonts w:ascii="Cambria Math" w:hAnsi="Cambria Math"/>
                    <w:szCs w:val="22"/>
                  </w:rPr>
                  <m:t>A</m:t>
                </m:r>
              </m:e>
              <m:sub>
                <m:r>
                  <w:rPr>
                    <w:rFonts w:ascii="Cambria Math" w:hAnsi="Cambria Math"/>
                    <w:szCs w:val="22"/>
                  </w:rPr>
                  <m:t>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l</m:t>
                </m:r>
              </m:sub>
            </m:sSub>
            <m:r>
              <w:rPr>
                <w:rFonts w:ascii="Cambria Math" w:hAnsi="Cambria Math"/>
                <w:szCs w:val="22"/>
              </w:rPr>
              <m:t>*</m:t>
            </m:r>
            <m:r>
              <m:rPr>
                <m:sty m:val="p"/>
              </m:rPr>
              <w:rPr>
                <w:rFonts w:ascii="Cambria Math" w:hAnsi="Cambria Math"/>
                <w:szCs w:val="22"/>
              </w:rPr>
              <m:t>exp⁡</m:t>
            </m:r>
            <m:r>
              <w:rPr>
                <w:rFonts w:ascii="Cambria Math" w:hAnsi="Cambria Math"/>
                <w:szCs w:val="22"/>
              </w:rPr>
              <m:t>[-</m:t>
            </m:r>
            <m:f>
              <m:fPr>
                <m:ctrlPr>
                  <w:rPr>
                    <w:rFonts w:ascii="Cambria Math" w:hAnsi="Cambria Math"/>
                    <w:i/>
                    <w:szCs w:val="22"/>
                  </w:rPr>
                </m:ctrlPr>
              </m:fPr>
              <m:num>
                <m:r>
                  <w:rPr>
                    <w:rFonts w:ascii="Cambria Math" w:hAnsi="Cambria Math"/>
                    <w:szCs w:val="22"/>
                  </w:rPr>
                  <m:t>ln2</m:t>
                </m:r>
              </m:num>
              <m:den>
                <m:sSub>
                  <m:sSubPr>
                    <m:ctrlPr>
                      <w:rPr>
                        <w:rFonts w:ascii="Cambria Math" w:hAnsi="Cambria Math"/>
                        <w:i/>
                        <w:szCs w:val="22"/>
                      </w:rPr>
                    </m:ctrlPr>
                  </m:sSubPr>
                  <m:e>
                    <m:r>
                      <w:rPr>
                        <w:rFonts w:ascii="Cambria Math" w:hAnsi="Cambria Math"/>
                        <w:szCs w:val="22"/>
                      </w:rPr>
                      <m:t>t</m:t>
                    </m:r>
                  </m:e>
                  <m:sub>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sub>
                </m:sSub>
              </m:den>
            </m:f>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d</m:t>
                </m:r>
              </m:sub>
            </m:sSub>
            <m:r>
              <w:rPr>
                <w:rFonts w:ascii="Cambria Math" w:hAnsi="Cambria Math"/>
                <w:szCs w:val="22"/>
              </w:rPr>
              <m:t>]</m:t>
            </m:r>
          </m:den>
        </m:f>
      </m:oMath>
      <w:r w:rsidR="00B4150A">
        <w:rPr>
          <w:szCs w:val="22"/>
        </w:rPr>
        <w:t xml:space="preserve">  </w:t>
      </w:r>
      <w:r w:rsidR="00B4150A">
        <w:rPr>
          <w:szCs w:val="22"/>
        </w:rPr>
        <w:tab/>
      </w:r>
      <w:r w:rsidR="00B4150A">
        <w:rPr>
          <w:szCs w:val="22"/>
        </w:rPr>
        <w:tab/>
      </w:r>
      <w:r w:rsidR="00B4150A">
        <w:rPr>
          <w:szCs w:val="22"/>
        </w:rPr>
        <w:tab/>
      </w:r>
      <w:r w:rsidR="00B4150A">
        <w:rPr>
          <w:szCs w:val="22"/>
        </w:rPr>
        <w:tab/>
        <w:t>Equation 1</w:t>
      </w:r>
    </w:p>
    <w:p w14:paraId="7D548468" w14:textId="77777777" w:rsidR="00B4150A" w:rsidRDefault="00B4150A" w:rsidP="00B4150A">
      <w:pPr>
        <w:pStyle w:val="Text"/>
        <w:tabs>
          <w:tab w:val="left" w:pos="2970"/>
        </w:tabs>
        <w:ind w:firstLine="0"/>
        <w:jc w:val="left"/>
      </w:pPr>
    </w:p>
    <w:p w14:paraId="2E688A49" w14:textId="77777777" w:rsidR="00506E62" w:rsidRDefault="00B4150A" w:rsidP="00C1542A">
      <w:pPr>
        <w:pStyle w:val="Text"/>
        <w:tabs>
          <w:tab w:val="left" w:pos="2970"/>
        </w:tabs>
        <w:ind w:firstLine="0"/>
        <w:jc w:val="left"/>
      </w:pPr>
      <w:r>
        <w:t xml:space="preserve">Where </w:t>
      </w:r>
      <w:proofErr w:type="gramStart"/>
      <w:r>
        <w:t>N</w:t>
      </w:r>
      <w:r>
        <w:rPr>
          <w:vertAlign w:val="subscript"/>
        </w:rPr>
        <w:t>c</w:t>
      </w:r>
      <w:proofErr w:type="gramEnd"/>
      <w:r>
        <w:t xml:space="preserve"> is the total number of counts under the full-energy peak</w:t>
      </w:r>
      <w:ins w:id="33" w:author="Robert Torzilli" w:date="2017-12-07T22:27:00Z">
        <w:r w:rsidR="00B4158A">
          <w:t>.</w:t>
        </w:r>
      </w:ins>
      <w:del w:id="34" w:author="Robert Torzilli" w:date="2017-12-07T22:27:00Z">
        <w:r w:rsidDel="00B4158A">
          <w:delText>,</w:delText>
        </w:r>
      </w:del>
      <w:r>
        <w:t xml:space="preserve"> A</w:t>
      </w:r>
      <w:r>
        <w:rPr>
          <w:vertAlign w:val="subscript"/>
        </w:rPr>
        <w:t>g</w:t>
      </w:r>
      <w:r>
        <w:t xml:space="preserve"> is the amount of gammas emitted per second</w:t>
      </w:r>
      <w:ins w:id="35" w:author="Robert Torzilli" w:date="2017-12-07T22:27:00Z">
        <w:r w:rsidR="00B4158A">
          <w:t>,</w:t>
        </w:r>
      </w:ins>
      <w:r>
        <w:t xml:space="preserve"> </w:t>
      </w:r>
      <w:r w:rsidR="00C1542A">
        <w:t xml:space="preserve">which is </w:t>
      </w:r>
      <w:r>
        <w:t xml:space="preserve">listed in column 4 of Table 1, multiplied by the live time, </w:t>
      </w:r>
      <w:proofErr w:type="spellStart"/>
      <w:proofErr w:type="gramStart"/>
      <w:r>
        <w:t>t</w:t>
      </w:r>
      <w:r>
        <w:rPr>
          <w:vertAlign w:val="subscript"/>
        </w:rPr>
        <w:t>l</w:t>
      </w:r>
      <w:proofErr w:type="spellEnd"/>
      <w:proofErr w:type="gramEnd"/>
      <w:ins w:id="36" w:author="Robert Torzilli" w:date="2017-12-07T22:28:00Z">
        <w:r w:rsidR="00B4158A">
          <w:rPr>
            <w:vertAlign w:val="subscript"/>
          </w:rPr>
          <w:t>,</w:t>
        </w:r>
      </w:ins>
      <w:r w:rsidR="00540936">
        <w:t xml:space="preserve"> </w:t>
      </w:r>
      <w:del w:id="37" w:author="Robert Torzilli" w:date="2017-12-07T22:28:00Z">
        <w:r w:rsidR="00540936" w:rsidDel="00B4158A">
          <w:delText>(</w:delText>
        </w:r>
      </w:del>
      <w:ins w:id="38" w:author="Robert Torzilli" w:date="2017-12-07T22:28:00Z">
        <w:r w:rsidR="00B4158A">
          <w:t xml:space="preserve">in </w:t>
        </w:r>
      </w:ins>
      <w:r w:rsidR="00540936">
        <w:t>seconds</w:t>
      </w:r>
      <w:del w:id="39" w:author="Robert Torzilli" w:date="2017-12-07T22:28:00Z">
        <w:r w:rsidR="00540936" w:rsidDel="00B4158A">
          <w:delText>)</w:delText>
        </w:r>
      </w:del>
      <w:r>
        <w:t xml:space="preserve">.  </w:t>
      </w:r>
      <w:del w:id="40" w:author="Robert Torzilli" w:date="2017-12-07T22:28:00Z">
        <w:r w:rsidDel="00B4158A">
          <w:delText>And t</w:delText>
        </w:r>
      </w:del>
      <w:ins w:id="41" w:author="Robert Torzilli" w:date="2017-12-07T22:28:00Z">
        <w:r w:rsidR="00B4158A">
          <w:t>T</w:t>
        </w:r>
      </w:ins>
      <w:r>
        <w:t>he source decay is accounted for by multiplying the denominator by the decay exponential where t</w:t>
      </w:r>
      <w:r>
        <w:rPr>
          <w:vertAlign w:val="subscript"/>
        </w:rPr>
        <w:t>1/2</w:t>
      </w:r>
      <w:r>
        <w:t xml:space="preserve"> is the half-life</w:t>
      </w:r>
      <w:del w:id="42" w:author="Robert Torzilli" w:date="2017-12-07T22:29:00Z">
        <w:r w:rsidR="00540936" w:rsidDel="00B4158A">
          <w:delText xml:space="preserve"> (seconds)</w:delText>
        </w:r>
      </w:del>
      <w:r>
        <w:t>, and t</w:t>
      </w:r>
      <w:r>
        <w:rPr>
          <w:vertAlign w:val="subscript"/>
        </w:rPr>
        <w:t>d</w:t>
      </w:r>
      <w:r w:rsidR="00540936">
        <w:rPr>
          <w:vertAlign w:val="subscript"/>
        </w:rPr>
        <w:t xml:space="preserve"> </w:t>
      </w:r>
      <w:del w:id="43" w:author="Robert Torzilli" w:date="2017-12-07T22:29:00Z">
        <w:r w:rsidR="00540936" w:rsidDel="00B4158A">
          <w:delText>(seconds)</w:delText>
        </w:r>
        <w:r w:rsidDel="00B4158A">
          <w:delText xml:space="preserve"> </w:delText>
        </w:r>
      </w:del>
      <w:r>
        <w:t>is the age of the source</w:t>
      </w:r>
      <w:ins w:id="44" w:author="Robert Torzilli" w:date="2017-12-07T22:28:00Z">
        <w:r w:rsidR="00B4158A">
          <w:t xml:space="preserve"> </w:t>
        </w:r>
      </w:ins>
      <w:ins w:id="45" w:author="Robert Torzilli" w:date="2017-12-07T22:29:00Z">
        <w:r w:rsidR="00B4158A">
          <w:t>both</w:t>
        </w:r>
      </w:ins>
      <w:ins w:id="46" w:author="Robert Torzilli" w:date="2017-12-07T22:28:00Z">
        <w:r w:rsidR="00B4158A">
          <w:t xml:space="preserve"> in seconds</w:t>
        </w:r>
      </w:ins>
      <w:r>
        <w:t>.</w:t>
      </w:r>
    </w:p>
    <w:p w14:paraId="7B8DD9C6" w14:textId="77777777" w:rsidR="00E97B99" w:rsidRDefault="00651476" w:rsidP="00E97B99">
      <w:pPr>
        <w:pStyle w:val="Heading1"/>
      </w:pPr>
      <w:r>
        <w:t>Description of Work</w:t>
      </w:r>
    </w:p>
    <w:p w14:paraId="0BE8772C" w14:textId="77777777" w:rsidR="00E97B99" w:rsidRDefault="00C1542A" w:rsidP="00290174">
      <w:pPr>
        <w:pStyle w:val="Text"/>
      </w:pPr>
      <w:r>
        <w:t>First, an HPGe detector model was created using MCNP, and then an optimization code was produced</w:t>
      </w:r>
      <w:r w:rsidR="00290174">
        <w:t xml:space="preserve"> in Python.  After the model was optimized</w:t>
      </w:r>
      <w:del w:id="47" w:author="Robert Torzilli" w:date="2017-12-07T22:29:00Z">
        <w:r w:rsidR="00290174" w:rsidDel="00B4158A">
          <w:delText>:</w:delText>
        </w:r>
      </w:del>
      <w:r w:rsidR="00290174">
        <w:t xml:space="preserve"> </w:t>
      </w:r>
      <w:ins w:id="48" w:author="Robert Torzilli" w:date="2017-12-07T22:29:00Z">
        <w:r w:rsidR="00B4158A">
          <w:t>e</w:t>
        </w:r>
      </w:ins>
      <w:del w:id="49" w:author="Robert Torzilli" w:date="2017-12-07T22:29:00Z">
        <w:r w:rsidR="00290174" w:rsidDel="00B4158A">
          <w:delText>E</w:delText>
        </w:r>
      </w:del>
      <w:r w:rsidR="00290174">
        <w:t xml:space="preserve">fficiency curves were plotted for </w:t>
      </w:r>
      <w:del w:id="50" w:author="Robert Torzilli" w:date="2017-12-07T22:29:00Z">
        <w:r w:rsidR="00290174" w:rsidDel="00B4158A">
          <w:delText>a</w:delText>
        </w:r>
      </w:del>
      <w:r w:rsidR="00290174">
        <w:t xml:space="preserve"> quantitative analysis, </w:t>
      </w:r>
      <w:del w:id="51" w:author="Robert Torzilli" w:date="2017-12-07T22:29:00Z">
        <w:r w:rsidR="00290174" w:rsidDel="00B4158A">
          <w:delText xml:space="preserve">and </w:delText>
        </w:r>
      </w:del>
      <w:r w:rsidR="00290174">
        <w:t>then ADVANTG weight windows were implemented to generate the adjoint flux response for a qualitative representation of the results.</w:t>
      </w:r>
    </w:p>
    <w:p w14:paraId="7030785F" w14:textId="77777777" w:rsidR="00E97B99" w:rsidRDefault="00C1542A" w:rsidP="00E97B99">
      <w:pPr>
        <w:pStyle w:val="Heading2"/>
      </w:pPr>
      <w:r>
        <w:t>HPGe MCNP Model</w:t>
      </w:r>
    </w:p>
    <w:p w14:paraId="0E86C6DB" w14:textId="77777777" w:rsidR="0068477E" w:rsidRDefault="00540936" w:rsidP="0068477E">
      <w:pPr>
        <w:pStyle w:val="Text"/>
      </w:pPr>
      <w:r>
        <w:t>The MCNP model was designed based off the manufacturer provided</w:t>
      </w:r>
      <w:r w:rsidR="002F1EF6">
        <w:t xml:space="preserve"> detector</w:t>
      </w:r>
      <w:r>
        <w:t xml:space="preserve"> diagram labeling various dimensions, and materials</w:t>
      </w:r>
      <w:r w:rsidR="002F1EF6">
        <w:t>.  Unfortunately</w:t>
      </w:r>
      <w:del w:id="52" w:author="Robert Torzilli" w:date="2017-12-07T22:30:00Z">
        <w:r w:rsidR="002F1EF6" w:rsidDel="00B4158A">
          <w:delText>,</w:delText>
        </w:r>
      </w:del>
      <w:r w:rsidR="002F1EF6">
        <w:t xml:space="preserve"> some dimensions were not labeled, </w:t>
      </w:r>
      <w:r w:rsidR="002F1EF6">
        <w:t>including information about the internal contact pin, gap widths between the Ge crystal and the inner Al holder, and the insulation materials.  For higher energy photons, these features are not as important, but for the lower energies</w:t>
      </w:r>
      <w:del w:id="53" w:author="Robert Torzilli" w:date="2017-12-07T22:30:00Z">
        <w:r w:rsidR="002F1EF6" w:rsidDel="00B4158A">
          <w:delText>,</w:delText>
        </w:r>
      </w:del>
      <w:r w:rsidR="002F1EF6">
        <w:t xml:space="preserve"> attenuation is more probable to occur which might affect the results.  Knowing that the overall goal of the generic MCNP model was to have easily adjustable parameters</w:t>
      </w:r>
      <w:del w:id="54" w:author="Robert Torzilli" w:date="2017-12-07T22:31:00Z">
        <w:r w:rsidR="002F1EF6" w:rsidDel="00B4158A">
          <w:delText>,</w:delText>
        </w:r>
      </w:del>
      <w:r w:rsidR="002F1EF6">
        <w:t xml:space="preserve"> the decision was made to only use right circular cylinders </w:t>
      </w:r>
      <w:del w:id="55" w:author="Robert Torzilli" w:date="2017-12-07T22:31:00Z">
        <w:r w:rsidR="002F1EF6" w:rsidDel="00B4158A">
          <w:delText xml:space="preserve">(RCC) </w:delText>
        </w:r>
      </w:del>
      <w:r w:rsidR="002F1EF6">
        <w:t xml:space="preserve">and planes.  This would allow the model to be </w:t>
      </w:r>
      <w:del w:id="56" w:author="Robert Torzilli" w:date="2017-12-07T22:33:00Z">
        <w:r w:rsidR="002F1EF6" w:rsidDel="001F2FE0">
          <w:delText>very generic</w:delText>
        </w:r>
      </w:del>
      <w:del w:id="57" w:author="Robert Torzilli" w:date="2017-12-07T22:31:00Z">
        <w:r w:rsidR="002F1EF6" w:rsidDel="00B4158A">
          <w:delText>,</w:delText>
        </w:r>
      </w:del>
      <w:del w:id="58" w:author="Robert Torzilli" w:date="2017-12-07T22:32:00Z">
        <w:r w:rsidR="002F1EF6" w:rsidDel="00B4158A">
          <w:delText xml:space="preserve"> and simple</w:delText>
        </w:r>
      </w:del>
      <w:del w:id="59" w:author="Robert Torzilli" w:date="2017-12-07T22:33:00Z">
        <w:r w:rsidR="002F1EF6" w:rsidDel="001F2FE0">
          <w:delText xml:space="preserve"> </w:delText>
        </w:r>
      </w:del>
      <w:ins w:id="60" w:author="Robert Torzilli" w:date="2017-12-07T22:34:00Z">
        <w:r w:rsidR="001F2FE0">
          <w:t xml:space="preserve"> easily adjusted </w:t>
        </w:r>
      </w:ins>
      <w:r w:rsidR="002F1EF6">
        <w:t xml:space="preserve">where the only </w:t>
      </w:r>
      <w:del w:id="61" w:author="Robert Torzilli" w:date="2017-12-07T22:34:00Z">
        <w:r w:rsidR="002F1EF6" w:rsidDel="001F2FE0">
          <w:delText xml:space="preserve">adjustments </w:delText>
        </w:r>
      </w:del>
      <w:ins w:id="62" w:author="Robert Torzilli" w:date="2017-12-07T22:34:00Z">
        <w:r w:rsidR="001F2FE0">
          <w:t>changes</w:t>
        </w:r>
        <w:r w:rsidR="001F2FE0">
          <w:t xml:space="preserve"> </w:t>
        </w:r>
      </w:ins>
      <w:r w:rsidR="002F1EF6">
        <w:t xml:space="preserve">needed </w:t>
      </w:r>
      <w:ins w:id="63" w:author="Robert Torzilli" w:date="2017-12-07T22:32:00Z">
        <w:r w:rsidR="00B4158A">
          <w:t xml:space="preserve">to be made </w:t>
        </w:r>
      </w:ins>
      <w:r w:rsidR="002F1EF6">
        <w:t xml:space="preserve">would be </w:t>
      </w:r>
      <w:del w:id="64" w:author="Robert Torzilli" w:date="2017-12-07T22:32:00Z">
        <w:r w:rsidR="002F1EF6" w:rsidDel="00B4158A">
          <w:delText xml:space="preserve">to </w:delText>
        </w:r>
      </w:del>
      <w:r w:rsidR="002F1EF6">
        <w:t>rais</w:t>
      </w:r>
      <w:ins w:id="65" w:author="Robert Torzilli" w:date="2017-12-07T22:32:00Z">
        <w:r w:rsidR="00B4158A">
          <w:t>ing</w:t>
        </w:r>
      </w:ins>
      <w:del w:id="66" w:author="Robert Torzilli" w:date="2017-12-07T22:32:00Z">
        <w:r w:rsidR="002F1EF6" w:rsidDel="00B4158A">
          <w:delText>e</w:delText>
        </w:r>
      </w:del>
      <w:r w:rsidR="002F1EF6">
        <w:t xml:space="preserve"> or lower</w:t>
      </w:r>
      <w:ins w:id="67" w:author="Robert Torzilli" w:date="2017-12-07T22:32:00Z">
        <w:r w:rsidR="00B4158A">
          <w:t>ing</w:t>
        </w:r>
      </w:ins>
      <w:r w:rsidR="002F1EF6">
        <w:t xml:space="preserve"> </w:t>
      </w:r>
      <w:ins w:id="68" w:author="Robert Torzilli" w:date="2017-12-07T22:33:00Z">
        <w:r w:rsidR="001F2FE0">
          <w:t xml:space="preserve">the </w:t>
        </w:r>
      </w:ins>
      <w:r w:rsidR="002F1EF6">
        <w:t>heights, and widen</w:t>
      </w:r>
      <w:ins w:id="69" w:author="Robert Torzilli" w:date="2017-12-07T22:32:00Z">
        <w:r w:rsidR="00B4158A">
          <w:t>ing</w:t>
        </w:r>
      </w:ins>
      <w:r w:rsidR="002F1EF6">
        <w:t xml:space="preserve"> or compress</w:t>
      </w:r>
      <w:ins w:id="70" w:author="Robert Torzilli" w:date="2017-12-07T22:32:00Z">
        <w:r w:rsidR="00B4158A">
          <w:t xml:space="preserve">ing </w:t>
        </w:r>
      </w:ins>
      <w:ins w:id="71" w:author="Robert Torzilli" w:date="2017-12-07T22:33:00Z">
        <w:r w:rsidR="001F2FE0">
          <w:t>the</w:t>
        </w:r>
      </w:ins>
      <w:r w:rsidR="002F1EF6">
        <w:t xml:space="preserve"> widths.</w:t>
      </w:r>
      <w:r w:rsidR="0068477E">
        <w:t xml:space="preserve">  The final design of the generic </w:t>
      </w:r>
      <w:proofErr w:type="spellStart"/>
      <w:r w:rsidR="0068477E">
        <w:t>HPGe</w:t>
      </w:r>
      <w:proofErr w:type="spellEnd"/>
      <w:r w:rsidR="0068477E">
        <w:t xml:space="preserve"> MCNP model</w:t>
      </w:r>
      <w:del w:id="72" w:author="Robert Torzilli" w:date="2017-12-07T22:34:00Z">
        <w:r w:rsidR="0068477E" w:rsidDel="001F2FE0">
          <w:delText>,</w:delText>
        </w:r>
      </w:del>
      <w:r w:rsidR="0068477E">
        <w:t xml:space="preserve"> generated in </w:t>
      </w:r>
      <w:proofErr w:type="spellStart"/>
      <w:r w:rsidR="0068477E">
        <w:t>VisEd</w:t>
      </w:r>
      <w:proofErr w:type="spellEnd"/>
      <w:r w:rsidR="0068477E">
        <w:t xml:space="preserve"> can be seen in Figure 2.</w:t>
      </w:r>
    </w:p>
    <w:p w14:paraId="63877A3A" w14:textId="77777777" w:rsidR="0068477E" w:rsidRDefault="0068477E" w:rsidP="0068477E">
      <w:pPr>
        <w:pStyle w:val="Text"/>
      </w:pPr>
    </w:p>
    <w:p w14:paraId="5F68E586" w14:textId="77777777" w:rsidR="0068477E" w:rsidRDefault="0068477E" w:rsidP="0068477E">
      <w:pPr>
        <w:pStyle w:val="Text"/>
        <w:ind w:firstLine="0"/>
      </w:pPr>
      <w:r>
        <w:rPr>
          <w:noProof/>
        </w:rPr>
        <mc:AlternateContent>
          <mc:Choice Requires="wpc">
            <w:drawing>
              <wp:inline distT="0" distB="0" distL="0" distR="0" wp14:anchorId="54924F60" wp14:editId="0BFC07EB">
                <wp:extent cx="3200400" cy="2365375"/>
                <wp:effectExtent l="0" t="0" r="1905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0"/>
                          <a:stretch>
                            <a:fillRect/>
                          </a:stretch>
                        </pic:blipFill>
                        <pic:spPr>
                          <a:xfrm>
                            <a:off x="1494744" y="0"/>
                            <a:ext cx="1705656" cy="1866900"/>
                          </a:xfrm>
                          <a:prstGeom prst="rect">
                            <a:avLst/>
                          </a:prstGeom>
                        </pic:spPr>
                      </pic:pic>
                      <pic:pic xmlns:pic="http://schemas.openxmlformats.org/drawingml/2006/picture">
                        <pic:nvPicPr>
                          <pic:cNvPr id="24" name="Picture 24"/>
                          <pic:cNvPicPr>
                            <a:picLocks noChangeAspect="1"/>
                          </pic:cNvPicPr>
                        </pic:nvPicPr>
                        <pic:blipFill>
                          <a:blip r:embed="rId11"/>
                          <a:stretch>
                            <a:fillRect/>
                          </a:stretch>
                        </pic:blipFill>
                        <pic:spPr>
                          <a:xfrm>
                            <a:off x="0" y="788331"/>
                            <a:ext cx="1133061" cy="1078569"/>
                          </a:xfrm>
                          <a:prstGeom prst="rect">
                            <a:avLst/>
                          </a:prstGeom>
                        </pic:spPr>
                      </pic:pic>
                      <wps:wsp>
                        <wps:cNvPr id="27" name="Oval 27"/>
                        <wps:cNvSpPr/>
                        <wps:spPr bwMode="auto">
                          <a:xfrm>
                            <a:off x="1718578" y="67586"/>
                            <a:ext cx="241419" cy="262393"/>
                          </a:xfrm>
                          <a:prstGeom prst="ellipse">
                            <a:avLst/>
                          </a:prstGeom>
                          <a:no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28" name="Straight Arrow Connector 28"/>
                        <wps:cNvCnPr/>
                        <wps:spPr bwMode="auto">
                          <a:xfrm flipH="1">
                            <a:off x="1141012" y="282271"/>
                            <a:ext cx="616226" cy="516835"/>
                          </a:xfrm>
                          <a:prstGeom prst="straightConnector1">
                            <a:avLst/>
                          </a:prstGeom>
                          <a:solidFill>
                            <a:schemeClr val="accent1"/>
                          </a:solidFill>
                          <a:ln w="38100" cap="flat" cmpd="sng" algn="ctr">
                            <a:solidFill>
                              <a:schemeClr val="tx1"/>
                            </a:solidFill>
                            <a:prstDash val="solid"/>
                            <a:round/>
                            <a:headEnd type="none" w="med" len="med"/>
                            <a:tailEnd type="triangle"/>
                          </a:ln>
                          <a:effectLst/>
                        </wps:spPr>
                        <wps:bodyPr/>
                      </wps:wsp>
                      <wps:wsp>
                        <wps:cNvPr id="29" name="Text Box 4"/>
                        <wps:cNvSpPr txBox="1"/>
                        <wps:spPr>
                          <a:xfrm>
                            <a:off x="0" y="1889530"/>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9C880A" w14:textId="77777777" w:rsidR="00EF1A2C" w:rsidRDefault="00EF1A2C" w:rsidP="0068477E">
                              <w:pPr>
                                <w:pStyle w:val="NormalWeb"/>
                                <w:spacing w:before="0" w:beforeAutospacing="0" w:after="0" w:afterAutospacing="0"/>
                                <w:jc w:val="both"/>
                              </w:pPr>
                              <w:r>
                                <w:rPr>
                                  <w:rFonts w:eastAsia="Times New Roman"/>
                                  <w:sz w:val="16"/>
                                  <w:szCs w:val="16"/>
                                </w:rPr>
                                <w:t>Fig. 2.  Generic HPGe Model, displayed using VisEd.  A zoomed in view of the top edge of the Ge crystal is shown, where the IR window is placed on top of the outer deadlayer, flush with the top of the Al holder.</w:t>
                              </w:r>
                            </w:p>
                            <w:p w14:paraId="301B9B69" w14:textId="77777777" w:rsidR="00EF1A2C" w:rsidRDefault="00EF1A2C" w:rsidP="0068477E">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142876" y="0"/>
                            <a:ext cx="318052" cy="170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2A96B" w14:textId="77777777" w:rsidR="00EF1A2C" w:rsidRPr="00E34BCC" w:rsidRDefault="00EF1A2C">
                              <w:pPr>
                                <w:rPr>
                                  <w:sz w:val="12"/>
                                </w:rPr>
                              </w:pPr>
                              <w:r w:rsidRPr="00E34BCC">
                                <w:rPr>
                                  <w:sz w:val="12"/>
                                </w:rP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
                        <wps:cNvSpPr txBox="1"/>
                        <wps:spPr>
                          <a:xfrm>
                            <a:off x="203853" y="903568"/>
                            <a:ext cx="563447" cy="201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99209" w14:textId="77777777" w:rsidR="00EF1A2C" w:rsidRDefault="00EF1A2C" w:rsidP="00E34BCC">
                              <w:pPr>
                                <w:pStyle w:val="NormalWeb"/>
                                <w:spacing w:before="0" w:beforeAutospacing="0" w:after="0" w:afterAutospacing="0"/>
                              </w:pPr>
                              <w:r>
                                <w:rPr>
                                  <w:rFonts w:eastAsia="Times New Roman"/>
                                  <w:sz w:val="12"/>
                                  <w:szCs w:val="12"/>
                                </w:rPr>
                                <w:t>Al Casing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
                        <wps:cNvSpPr txBox="1"/>
                        <wps:spPr>
                          <a:xfrm>
                            <a:off x="230588" y="1042712"/>
                            <a:ext cx="551520" cy="1658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AEE9A" w14:textId="77777777" w:rsidR="00EF1A2C" w:rsidRDefault="00EF1A2C" w:rsidP="00E34BCC">
                              <w:pPr>
                                <w:pStyle w:val="NormalWeb"/>
                                <w:spacing w:before="0" w:beforeAutospacing="0" w:after="0" w:afterAutospacing="0"/>
                              </w:pPr>
                              <w:r>
                                <w:rPr>
                                  <w:rFonts w:eastAsia="Times New Roman"/>
                                  <w:sz w:val="12"/>
                                  <w:szCs w:val="12"/>
                                </w:rPr>
                                <w:t>Vacuum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
                        <wps:cNvSpPr txBox="1"/>
                        <wps:spPr>
                          <a:xfrm>
                            <a:off x="641176" y="1030789"/>
                            <a:ext cx="710546" cy="173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6883A" w14:textId="77777777" w:rsidR="00EF1A2C" w:rsidRDefault="00EF1A2C" w:rsidP="00E34BCC">
                              <w:pPr>
                                <w:pStyle w:val="NormalWeb"/>
                                <w:spacing w:before="0" w:beforeAutospacing="0" w:after="0" w:afterAutospacing="0"/>
                              </w:pPr>
                              <w:r>
                                <w:rPr>
                                  <w:rFonts w:eastAsia="Times New Roman"/>
                                  <w:sz w:val="12"/>
                                  <w:szCs w:val="12"/>
                                </w:rPr>
                                <w:t>IR Window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Arrow Connector 5"/>
                        <wps:cNvCnPr>
                          <a:stCxn id="32" idx="2"/>
                        </wps:cNvCnPr>
                        <wps:spPr>
                          <a:xfrm>
                            <a:off x="996449" y="1204622"/>
                            <a:ext cx="0" cy="119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
                        <wps:cNvSpPr txBox="1"/>
                        <wps:spPr>
                          <a:xfrm>
                            <a:off x="1802066" y="816104"/>
                            <a:ext cx="714522"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EE159" w14:textId="77777777" w:rsidR="00EF1A2C" w:rsidRDefault="00EF1A2C" w:rsidP="00E34BCC">
                              <w:pPr>
                                <w:pStyle w:val="NormalWeb"/>
                                <w:spacing w:before="0" w:beforeAutospacing="0" w:after="0" w:afterAutospacing="0"/>
                              </w:pPr>
                              <w:r>
                                <w:rPr>
                                  <w:rFonts w:eastAsia="Times New Roman"/>
                                  <w:sz w:val="12"/>
                                  <w:szCs w:val="12"/>
                                </w:rPr>
                                <w:t>Ge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3"/>
                        <wps:cNvSpPr txBox="1"/>
                        <wps:spPr>
                          <a:xfrm>
                            <a:off x="529857" y="1309085"/>
                            <a:ext cx="762230" cy="20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987C5" w14:textId="77777777" w:rsidR="00EF1A2C" w:rsidRDefault="00EF1A2C" w:rsidP="00E34BCC">
                              <w:pPr>
                                <w:pStyle w:val="NormalWeb"/>
                                <w:spacing w:before="0" w:beforeAutospacing="0" w:after="0" w:afterAutospacing="0"/>
                              </w:pPr>
                              <w:r>
                                <w:rPr>
                                  <w:rFonts w:eastAsia="Times New Roman"/>
                                  <w:sz w:val="12"/>
                                  <w:szCs w:val="12"/>
                                </w:rPr>
                                <w:t>Outer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3"/>
                        <wps:cNvSpPr txBox="1"/>
                        <wps:spPr>
                          <a:xfrm rot="16200000">
                            <a:off x="275415" y="1539673"/>
                            <a:ext cx="627058"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55345" w14:textId="77777777" w:rsidR="00EF1A2C" w:rsidRDefault="00EF1A2C" w:rsidP="00E34BCC">
                              <w:pPr>
                                <w:pStyle w:val="NormalWeb"/>
                                <w:spacing w:before="0" w:beforeAutospacing="0" w:after="0" w:afterAutospacing="0"/>
                              </w:pPr>
                              <w:r>
                                <w:rPr>
                                  <w:rFonts w:eastAsia="Times New Roman"/>
                                  <w:sz w:val="12"/>
                                  <w:szCs w:val="12"/>
                                </w:rPr>
                                <w:t>Al Holder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
                        <wps:cNvSpPr txBox="1"/>
                        <wps:spPr>
                          <a:xfrm>
                            <a:off x="1893506" y="1213669"/>
                            <a:ext cx="317500" cy="170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1D496" w14:textId="77777777" w:rsidR="00EF1A2C" w:rsidRDefault="00EF1A2C" w:rsidP="00E34BCC">
                              <w:pPr>
                                <w:pStyle w:val="NormalWeb"/>
                                <w:spacing w:before="0" w:beforeAutospacing="0" w:after="0" w:afterAutospacing="0"/>
                              </w:pPr>
                              <w:r>
                                <w:rPr>
                                  <w:rFonts w:eastAsia="Times New Roman"/>
                                  <w:sz w:val="12"/>
                                  <w:szCs w:val="12"/>
                                </w:rPr>
                                <w:t>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
                        <wps:cNvSpPr txBox="1"/>
                        <wps:spPr>
                          <a:xfrm>
                            <a:off x="1428356" y="609369"/>
                            <a:ext cx="420323" cy="332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4593B" w14:textId="77777777" w:rsidR="00EF1A2C" w:rsidRDefault="00EF1A2C" w:rsidP="00E34BCC">
                              <w:pPr>
                                <w:pStyle w:val="NormalWeb"/>
                                <w:spacing w:before="0" w:beforeAutospacing="0" w:after="0" w:afterAutospacing="0"/>
                              </w:pPr>
                              <w:r>
                                <w:rPr>
                                  <w:rFonts w:eastAsia="Times New Roman"/>
                                  <w:sz w:val="12"/>
                                  <w:szCs w:val="12"/>
                                </w:rPr>
                                <w:t>Metal Clasps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
                        <wps:cNvSpPr txBox="1"/>
                        <wps:spPr>
                          <a:xfrm>
                            <a:off x="2314924" y="251561"/>
                            <a:ext cx="543570" cy="400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5DAA6" w14:textId="77777777" w:rsidR="00EF1A2C" w:rsidRDefault="00EF1A2C" w:rsidP="00E34BCC">
                              <w:pPr>
                                <w:pStyle w:val="NormalWeb"/>
                                <w:spacing w:before="0" w:beforeAutospacing="0" w:after="0" w:afterAutospacing="0"/>
                              </w:pPr>
                              <w:r>
                                <w:rPr>
                                  <w:rFonts w:eastAsia="Times New Roman"/>
                                  <w:sz w:val="12"/>
                                  <w:szCs w:val="12"/>
                                </w:rPr>
                                <w:t>Inner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a:off x="2361538" y="500932"/>
                            <a:ext cx="14312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a:stCxn id="37" idx="0"/>
                        </wps:cNvCnPr>
                        <wps:spPr>
                          <a:xfrm flipV="1">
                            <a:off x="1638518" y="401541"/>
                            <a:ext cx="202209" cy="207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924F60" id="Canvas 1" o:spid="_x0000_s1030"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">
                <v:shape id="_x0000_s1031" type="#_x0000_t75" style="position:absolute;width:32004;height:23653;visibility:visible;mso-wrap-style:square">
                  <v:fill o:detectmouseclick="t"/>
                  <v:path o:connecttype="none"/>
                </v:shape>
                <v:shape id="Picture 21" o:spid="_x0000_s1032" type="#_x0000_t75" style="position:absolute;left:14947;width:17057;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Hu/CAAAA2wAAAA8AAABkcnMvZG93bnJldi54bWxEj0+LwjAUxO+C3yE8wZumelDpmpZFUBb8&#10;A2rB66N525RtXkqT1frtzcKCx2FmfsOs89424k6drx0rmE0TEMSl0zVXCorrdrIC4QOyxsYxKXiS&#10;hzwbDtaYavfgM90voRIRwj5FBSaENpXSl4Ys+qlriaP37TqLIcqukrrDR4TbRs6TZCEt1hwXDLa0&#10;MVT+XH6tgn0RTH272v6kq/1uYQ56WWyPSo1H/ecHiEB9eIf/219awXwGf1/iD5D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9B7vwgAAANsAAAAPAAAAAAAAAAAAAAAAAJ8C&#10;AABkcnMvZG93bnJldi54bWxQSwUGAAAAAAQABAD3AAAAjgMAAAAA&#10;">
                  <v:imagedata r:id="rId12" o:title=""/>
                  <v:path arrowok="t"/>
                </v:shape>
                <v:shape id="Picture 24" o:spid="_x0000_s1033" type="#_x0000_t75" style="position:absolute;top:7883;width:11330;height:10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cqvBAAAA2wAAAA8AAABkcnMvZG93bnJldi54bWxEj9GKwjAURN8X/IdwBd/WVJFdrUYRQeyr&#10;XT/g0lybanNTmqjRrzcLC/s4zMwZZrWJthV36n3jWMFknIEgrpxuuFZw+tl/zkH4gKyxdUwKnuRh&#10;sx58rDDX7sFHupehFgnCPkcFJoQul9JXhiz6seuIk3d2vcWQZF9L3eMjwW0rp1n2JS02nBYMdrQz&#10;VF3Lm1XwirdveVhcTWwLPzkVx6exl1Kp0TBulyACxfAf/msXWsF0Br9f0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GcqvBAAAA2wAAAA8AAAAAAAAAAAAAAAAAnwIA&#10;AGRycy9kb3ducmV2LnhtbFBLBQYAAAAABAAEAPcAAACNAwAAAAA=&#10;">
                  <v:imagedata r:id="rId13" o:title=""/>
                  <v:path arrowok="t"/>
                </v:shape>
                <v:oval id="Oval 27" o:spid="_x0000_s1034" style="position:absolute;left:17185;top:675;width:241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I4MIA&#10;AADbAAAADwAAAGRycy9kb3ducmV2LnhtbESPQWsCMRSE74L/ITzBm2aroHZrFCkUxVvVi7fn5rlZ&#10;mrysm7iu/74pFDwOM/MNs1x3zoqWmlB5VvA2zkAQF15XXCo4Hb9GCxAhImu0nknBkwKsV/3eEnPt&#10;H/xN7SGWIkE45KjAxFjnUobCkMMw9jVx8q6+cRiTbEqpG3wkuLNykmUz6bDitGCwpk9Dxc/h7hSc&#10;yXb7qdzzzL2fzO2yvdqLbZUaDrrNB4hIXXyF/9s7rWAyh7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cjgwgAAANsAAAAPAAAAAAAAAAAAAAAAAJgCAABkcnMvZG93&#10;bnJldi54bWxQSwUGAAAAAAQABAD1AAAAhwMAAAAA&#10;" filled="f" strokecolor="black [3213]"/>
                <v:shapetype id="_x0000_t32" coordsize="21600,21600" o:spt="32" o:oned="t" path="m,l21600,21600e" filled="f">
                  <v:path arrowok="t" fillok="f" o:connecttype="none"/>
                  <o:lock v:ext="edit" shapetype="t"/>
                </v:shapetype>
                <v:shape id="Straight Arrow Connector 28" o:spid="_x0000_s1035" type="#_x0000_t32" style="position:absolute;left:11410;top:2822;width:6162;height:5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IVMAAAADbAAAADwAAAGRycy9kb3ducmV2LnhtbERPTYvCMBC9C/sfwizsRdbUCiLVKG4X&#10;YRFBrO59aMa2mExKE7X+e3MQPD7e92LVWyNu1PnGsYLxKAFBXDrdcKXgdNx8z0D4gKzROCYFD/Kw&#10;Wn4MFphpd+cD3YpQiRjCPkMFdQhtJqUva7LoR64ljtzZdRZDhF0ldYf3GG6NTJNkKi02HBtqbCmv&#10;qbwUV6vguC92yc9kmB/Sxhgz245/H/m/Ul+f/XoOIlAf3uKX+08rSOPY+CX+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XVyFTAAAAA2wAAAA8AAAAAAAAAAAAAAAAA&#10;oQIAAGRycy9kb3ducmV2LnhtbFBLBQYAAAAABAAEAPkAAACOAwAAAAA=&#10;" filled="t" fillcolor="#5b9bd5 [3204]" strokecolor="black [3213]" strokeweight="3pt">
                  <v:stroke endarrow="block"/>
                </v:shape>
                <v:shape id="Text Box 4" o:spid="_x0000_s1036" type="#_x0000_t202" style="position:absolute;top:18895;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V8QA&#10;AADbAAAADwAAAGRycy9kb3ducmV2LnhtbESPQWvCQBSE7wX/w/IK3nRTlZKm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1tVfEAAAA2wAAAA8AAAAAAAAAAAAAAAAAmAIAAGRycy9k&#10;b3ducmV2LnhtbFBLBQYAAAAABAAEAPUAAACJAwAAAAA=&#10;" fillcolor="white [3201]" strokecolor="white [3212]" strokeweight=".5pt">
                  <v:textbox>
                    <w:txbxContent>
                      <w:p w14:paraId="209C880A" w14:textId="77777777" w:rsidR="00EF1A2C" w:rsidRDefault="00EF1A2C" w:rsidP="0068477E">
                        <w:pPr>
                          <w:pStyle w:val="NormalWeb"/>
                          <w:spacing w:before="0" w:beforeAutospacing="0" w:after="0" w:afterAutospacing="0"/>
                          <w:jc w:val="both"/>
                        </w:pPr>
                        <w:r>
                          <w:rPr>
                            <w:rFonts w:eastAsia="Times New Roman"/>
                            <w:sz w:val="16"/>
                            <w:szCs w:val="16"/>
                          </w:rPr>
                          <w:t>Fig. 2.  Generic HPGe Model, displayed using VisEd.  A zoomed in view of the top edge of the Ge crystal is shown, where the IR window is placed on top of the outer deadlayer, flush with the top of the Al holder.</w:t>
                        </w:r>
                      </w:p>
                      <w:p w14:paraId="301B9B69" w14:textId="77777777" w:rsidR="00EF1A2C" w:rsidRDefault="00EF1A2C" w:rsidP="0068477E">
                        <w:pPr>
                          <w:pStyle w:val="NormalWeb"/>
                          <w:spacing w:before="0" w:beforeAutospacing="0" w:after="0" w:afterAutospacing="0"/>
                        </w:pPr>
                        <w:r>
                          <w:rPr>
                            <w:rFonts w:eastAsia="Times New Roman"/>
                            <w:sz w:val="20"/>
                            <w:szCs w:val="20"/>
                          </w:rPr>
                          <w:t> </w:t>
                        </w:r>
                      </w:p>
                    </w:txbxContent>
                  </v:textbox>
                </v:shape>
                <v:shape id="Text Box 3" o:spid="_x0000_s1037" type="#_x0000_t202" style="position:absolute;left:21428;width:3181;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7C02A96B" w14:textId="77777777" w:rsidR="00EF1A2C" w:rsidRPr="00E34BCC" w:rsidRDefault="00EF1A2C">
                        <w:pPr>
                          <w:rPr>
                            <w:sz w:val="12"/>
                          </w:rPr>
                        </w:pPr>
                        <w:r w:rsidRPr="00E34BCC">
                          <w:rPr>
                            <w:sz w:val="12"/>
                          </w:rPr>
                          <w:t>Air</w:t>
                        </w:r>
                      </w:p>
                    </w:txbxContent>
                  </v:textbox>
                </v:shape>
                <v:shape id="Text Box 3" o:spid="_x0000_s1038" type="#_x0000_t202" style="position:absolute;left:2038;top:9035;width:5635;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2E499209" w14:textId="77777777" w:rsidR="00EF1A2C" w:rsidRDefault="00EF1A2C" w:rsidP="00E34BCC">
                        <w:pPr>
                          <w:pStyle w:val="NormalWeb"/>
                          <w:spacing w:before="0" w:beforeAutospacing="0" w:after="0" w:afterAutospacing="0"/>
                        </w:pPr>
                        <w:r>
                          <w:rPr>
                            <w:rFonts w:eastAsia="Times New Roman"/>
                            <w:sz w:val="12"/>
                            <w:szCs w:val="12"/>
                          </w:rPr>
                          <w:t>Al Casing</w:t>
                        </w:r>
                      </w:p>
                    </w:txbxContent>
                  </v:textbox>
                </v:shape>
                <v:shape id="Text Box 3" o:spid="_x0000_s1039" type="#_x0000_t202" style="position:absolute;left:2305;top:10427;width:5516;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1E6AEE9A" w14:textId="77777777" w:rsidR="00EF1A2C" w:rsidRDefault="00EF1A2C" w:rsidP="00E34BCC">
                        <w:pPr>
                          <w:pStyle w:val="NormalWeb"/>
                          <w:spacing w:before="0" w:beforeAutospacing="0" w:after="0" w:afterAutospacing="0"/>
                        </w:pPr>
                        <w:r>
                          <w:rPr>
                            <w:rFonts w:eastAsia="Times New Roman"/>
                            <w:sz w:val="12"/>
                            <w:szCs w:val="12"/>
                          </w:rPr>
                          <w:t>Vacuum</w:t>
                        </w:r>
                      </w:p>
                    </w:txbxContent>
                  </v:textbox>
                </v:shape>
                <v:shape id="Text Box 3" o:spid="_x0000_s1040" type="#_x0000_t202" style="position:absolute;left:6411;top:10307;width:7106;height:1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2C76883A" w14:textId="77777777" w:rsidR="00EF1A2C" w:rsidRDefault="00EF1A2C" w:rsidP="00E34BCC">
                        <w:pPr>
                          <w:pStyle w:val="NormalWeb"/>
                          <w:spacing w:before="0" w:beforeAutospacing="0" w:after="0" w:afterAutospacing="0"/>
                        </w:pPr>
                        <w:r>
                          <w:rPr>
                            <w:rFonts w:eastAsia="Times New Roman"/>
                            <w:sz w:val="12"/>
                            <w:szCs w:val="12"/>
                          </w:rPr>
                          <w:t>IR Window</w:t>
                        </w:r>
                      </w:p>
                    </w:txbxContent>
                  </v:textbox>
                </v:shape>
                <v:shape id="Straight Arrow Connector 5" o:spid="_x0000_s1041" type="#_x0000_t32" style="position:absolute;left:9964;top:12046;width:0;height: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Text Box 3" o:spid="_x0000_s1042" type="#_x0000_t202" style="position:absolute;left:18020;top:8161;width:7145;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059EE159" w14:textId="77777777" w:rsidR="00EF1A2C" w:rsidRDefault="00EF1A2C" w:rsidP="00E34BCC">
                        <w:pPr>
                          <w:pStyle w:val="NormalWeb"/>
                          <w:spacing w:before="0" w:beforeAutospacing="0" w:after="0" w:afterAutospacing="0"/>
                        </w:pPr>
                        <w:r>
                          <w:rPr>
                            <w:rFonts w:eastAsia="Times New Roman"/>
                            <w:sz w:val="12"/>
                            <w:szCs w:val="12"/>
                          </w:rPr>
                          <w:t>Ge Crystal</w:t>
                        </w:r>
                      </w:p>
                    </w:txbxContent>
                  </v:textbox>
                </v:shape>
                <v:shape id="Text Box 3" o:spid="_x0000_s1043" type="#_x0000_t202" style="position:absolute;left:5298;top:13090;width:76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85987C5" w14:textId="77777777" w:rsidR="00EF1A2C" w:rsidRDefault="00EF1A2C" w:rsidP="00E34BCC">
                        <w:pPr>
                          <w:pStyle w:val="NormalWeb"/>
                          <w:spacing w:before="0" w:beforeAutospacing="0" w:after="0" w:afterAutospacing="0"/>
                        </w:pPr>
                        <w:r>
                          <w:rPr>
                            <w:rFonts w:eastAsia="Times New Roman"/>
                            <w:sz w:val="12"/>
                            <w:szCs w:val="12"/>
                          </w:rPr>
                          <w:t>Outer Deadlayer</w:t>
                        </w:r>
                      </w:p>
                    </w:txbxContent>
                  </v:textbox>
                </v:shape>
                <v:shape id="Text Box 3" o:spid="_x0000_s1044" type="#_x0000_t202" style="position:absolute;left:2754;top:15396;width:6270;height:18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PjsQA&#10;AADbAAAADwAAAGRycy9kb3ducmV2LnhtbESPQYvCMBSE74L/ITzBm6Yqits1igiiHjzYXViPz+Zt&#10;293mpTRRq7/eCILHYWa+YWaLxpTiQrUrLCsY9CMQxKnVBWcKvr/WvSkI55E1lpZJwY0cLObt1gxj&#10;ba98oEviMxEg7GJUkHtfxVK6NCeDrm8r4uD92tqgD7LOpK7xGuCmlMMomkiDBYeFHCta5ZT+J2ej&#10;4M+408f0ToOf5eZmhvvkWO02Vqlup1l+gvDU+Hf41d5qBa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z47EAAAA2wAAAA8AAAAAAAAAAAAAAAAAmAIAAGRycy9k&#10;b3ducmV2LnhtbFBLBQYAAAAABAAEAPUAAACJAwAAAAA=&#10;" filled="f" stroked="f" strokeweight=".5pt">
                  <v:textbox>
                    <w:txbxContent>
                      <w:p w14:paraId="08455345" w14:textId="77777777" w:rsidR="00EF1A2C" w:rsidRDefault="00EF1A2C" w:rsidP="00E34BCC">
                        <w:pPr>
                          <w:pStyle w:val="NormalWeb"/>
                          <w:spacing w:before="0" w:beforeAutospacing="0" w:after="0" w:afterAutospacing="0"/>
                        </w:pPr>
                        <w:r>
                          <w:rPr>
                            <w:rFonts w:eastAsia="Times New Roman"/>
                            <w:sz w:val="12"/>
                            <w:szCs w:val="12"/>
                          </w:rPr>
                          <w:t>Al Holder</w:t>
                        </w:r>
                      </w:p>
                    </w:txbxContent>
                  </v:textbox>
                </v:shape>
                <v:shape id="Text Box 3" o:spid="_x0000_s1045" type="#_x0000_t202" style="position:absolute;left:18935;top:12136;width:3175;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7791D496" w14:textId="77777777" w:rsidR="00EF1A2C" w:rsidRDefault="00EF1A2C" w:rsidP="00E34BCC">
                        <w:pPr>
                          <w:pStyle w:val="NormalWeb"/>
                          <w:spacing w:before="0" w:beforeAutospacing="0" w:after="0" w:afterAutospacing="0"/>
                        </w:pPr>
                        <w:r>
                          <w:rPr>
                            <w:rFonts w:eastAsia="Times New Roman"/>
                            <w:sz w:val="12"/>
                            <w:szCs w:val="12"/>
                          </w:rPr>
                          <w:t>Air</w:t>
                        </w:r>
                      </w:p>
                    </w:txbxContent>
                  </v:textbox>
                </v:shape>
                <v:shape id="Text Box 3" o:spid="_x0000_s1046" type="#_x0000_t202" style="position:absolute;left:14283;top:6093;width:42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7324593B" w14:textId="77777777" w:rsidR="00EF1A2C" w:rsidRDefault="00EF1A2C" w:rsidP="00E34BCC">
                        <w:pPr>
                          <w:pStyle w:val="NormalWeb"/>
                          <w:spacing w:before="0" w:beforeAutospacing="0" w:after="0" w:afterAutospacing="0"/>
                        </w:pPr>
                        <w:r>
                          <w:rPr>
                            <w:rFonts w:eastAsia="Times New Roman"/>
                            <w:sz w:val="12"/>
                            <w:szCs w:val="12"/>
                          </w:rPr>
                          <w:t>Metal Clasps</w:t>
                        </w:r>
                      </w:p>
                    </w:txbxContent>
                  </v:textbox>
                </v:shape>
                <v:shape id="Text Box 3" o:spid="_x0000_s1047" type="#_x0000_t202" style="position:absolute;left:23149;top:2515;width:5435;height:4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445DAA6" w14:textId="77777777" w:rsidR="00EF1A2C" w:rsidRDefault="00EF1A2C" w:rsidP="00E34BCC">
                        <w:pPr>
                          <w:pStyle w:val="NormalWeb"/>
                          <w:spacing w:before="0" w:beforeAutospacing="0" w:after="0" w:afterAutospacing="0"/>
                        </w:pPr>
                        <w:r>
                          <w:rPr>
                            <w:rFonts w:eastAsia="Times New Roman"/>
                            <w:sz w:val="12"/>
                            <w:szCs w:val="12"/>
                          </w:rPr>
                          <w:t>Inner Deadlayer</w:t>
                        </w:r>
                      </w:p>
                    </w:txbxContent>
                  </v:textbox>
                </v:shape>
                <v:shape id="Straight Arrow Connector 6" o:spid="_x0000_s1048" type="#_x0000_t32" style="position:absolute;left:23615;top:5009;width:1431;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shape id="Straight Arrow Connector 7" o:spid="_x0000_s1049" type="#_x0000_t32" style="position:absolute;left:16385;top:4015;width:2022;height:20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w10:anchorlock/>
              </v:group>
            </w:pict>
          </mc:Fallback>
        </mc:AlternateContent>
      </w:r>
    </w:p>
    <w:p w14:paraId="563A3971" w14:textId="77777777" w:rsidR="0068477E" w:rsidRDefault="0068477E" w:rsidP="0068477E">
      <w:pPr>
        <w:pStyle w:val="Text"/>
        <w:ind w:firstLine="0"/>
      </w:pPr>
    </w:p>
    <w:p w14:paraId="12BA963F" w14:textId="77777777" w:rsidR="00EC6C64" w:rsidRDefault="00CF3CD3" w:rsidP="00AB061F">
      <w:pPr>
        <w:pStyle w:val="Text"/>
      </w:pPr>
      <w:r>
        <w:t xml:space="preserve">The IR window placed directly </w:t>
      </w:r>
      <w:del w:id="73" w:author="Robert Torzilli" w:date="2017-12-07T22:35:00Z">
        <w:r w:rsidDel="001F2FE0">
          <w:delText>on top</w:delText>
        </w:r>
      </w:del>
      <w:ins w:id="74" w:author="Robert Torzilli" w:date="2017-12-07T22:35:00Z">
        <w:r w:rsidR="001F2FE0">
          <w:t>above</w:t>
        </w:r>
      </w:ins>
      <w:r>
        <w:t xml:space="preserve"> </w:t>
      </w:r>
      <w:del w:id="75" w:author="Robert Torzilli" w:date="2017-12-07T22:35:00Z">
        <w:r w:rsidDel="001F2FE0">
          <w:delText>of</w:delText>
        </w:r>
      </w:del>
      <w:r>
        <w:t xml:space="preserve"> the top </w:t>
      </w:r>
      <w:proofErr w:type="spellStart"/>
      <w:r>
        <w:t>deadlayer</w:t>
      </w:r>
      <w:proofErr w:type="spellEnd"/>
      <w:r>
        <w:t xml:space="preserve"> is composed of a thin 0.01016 cm Kapton tape window and a </w:t>
      </w:r>
      <w:r w:rsidR="00B87959">
        <w:t xml:space="preserve">0.000847 cm Al </w:t>
      </w:r>
      <w:r w:rsidR="0064185F">
        <w:t>Mylar</w:t>
      </w:r>
      <w:r w:rsidR="00B87959">
        <w:t xml:space="preserve"> layer.  </w:t>
      </w:r>
      <w:r w:rsidR="00AB061F">
        <w:t>Both the Ge crystal top edges</w:t>
      </w:r>
      <w:del w:id="76" w:author="Robert Torzilli" w:date="2017-12-07T22:35:00Z">
        <w:r w:rsidR="00AB061F" w:rsidDel="001F2FE0">
          <w:delText>,</w:delText>
        </w:r>
      </w:del>
      <w:r w:rsidR="00AB061F">
        <w:t xml:space="preserve"> and the top of the inner coaxial were assumed to be </w:t>
      </w:r>
      <w:r w:rsidR="00B87959">
        <w:t xml:space="preserve">squared, </w:t>
      </w:r>
      <w:r w:rsidR="00AB061F">
        <w:t xml:space="preserve">rather than rounded, </w:t>
      </w:r>
      <w:ins w:id="77" w:author="Robert Torzilli" w:date="2017-12-07T22:36:00Z">
        <w:r w:rsidR="001F2FE0">
          <w:t xml:space="preserve">since </w:t>
        </w:r>
      </w:ins>
      <w:r w:rsidR="00AB061F">
        <w:t>the manufacture did not specify these features.  In the left image of Figure 2</w:t>
      </w:r>
      <w:del w:id="78" w:author="Robert Torzilli" w:date="2017-12-07T22:36:00Z">
        <w:r w:rsidR="00AB061F" w:rsidDel="001F2FE0">
          <w:delText>,</w:delText>
        </w:r>
      </w:del>
      <w:r w:rsidR="00AB061F">
        <w:t xml:space="preserve"> the outer </w:t>
      </w:r>
      <w:proofErr w:type="spellStart"/>
      <w:r w:rsidR="00AB061F">
        <w:t>deadlayer</w:t>
      </w:r>
      <w:proofErr w:type="spellEnd"/>
      <w:r w:rsidR="00AB061F">
        <w:t xml:space="preserve"> can be seen, and it was assumed to be a lithium drifted surface.  T</w:t>
      </w:r>
      <w:r>
        <w:t>he inner deadlayer contact</w:t>
      </w:r>
      <w:del w:id="79" w:author="Robert Torzilli" w:date="2017-12-07T22:36:00Z">
        <w:r w:rsidDel="001F2FE0">
          <w:delText>,</w:delText>
        </w:r>
      </w:del>
      <w:r>
        <w:t xml:space="preserve"> was </w:t>
      </w:r>
      <w:r w:rsidR="00B87959">
        <w:t>assumed to be</w:t>
      </w:r>
      <w:r w:rsidR="00AB061F">
        <w:t xml:space="preserve"> </w:t>
      </w:r>
      <w:ins w:id="80" w:author="Robert Torzilli" w:date="2017-12-07T22:36:00Z">
        <w:r w:rsidR="001F2FE0">
          <w:t xml:space="preserve">a </w:t>
        </w:r>
      </w:ins>
      <w:r w:rsidR="00AB061F">
        <w:t>boron implanted contact.  Neither of these materials were explicitly stated in the detector schematic</w:t>
      </w:r>
      <w:r w:rsidR="001F2FE0">
        <w:t>,</w:t>
      </w:r>
      <w:r w:rsidR="001F2FE0">
        <w:t xml:space="preserve"> </w:t>
      </w:r>
      <w:r w:rsidR="00AB061F">
        <w:t>and the compositional assumptions were based on previous knowledge of p-type HPGe detectors.</w:t>
      </w:r>
      <w:sdt>
        <w:sdtPr>
          <w:id w:val="-1261133718"/>
          <w:citation/>
        </w:sdtPr>
        <w:sdtContent>
          <w:r w:rsidR="00AB061F">
            <w:fldChar w:fldCharType="begin"/>
          </w:r>
          <w:r w:rsidR="00AB061F">
            <w:instrText xml:space="preserve"> CITATION Gle101 \l 1033 </w:instrText>
          </w:r>
          <w:r w:rsidR="00AB061F">
            <w:fldChar w:fldCharType="separate"/>
          </w:r>
          <w:r w:rsidR="00AB061F">
            <w:rPr>
              <w:noProof/>
            </w:rPr>
            <w:t xml:space="preserve"> [1]</w:t>
          </w:r>
          <w:r w:rsidR="00AB061F">
            <w:fldChar w:fldCharType="end"/>
          </w:r>
        </w:sdtContent>
      </w:sdt>
      <w:r w:rsidR="00AB061F">
        <w:t xml:space="preserve">  The materials used for other components in the MCNP model were standard for </w:t>
      </w:r>
      <w:proofErr w:type="spellStart"/>
      <w:r w:rsidR="00AB061F">
        <w:t>HPGe</w:t>
      </w:r>
      <w:proofErr w:type="spellEnd"/>
      <w:r w:rsidR="00AB061F">
        <w:t xml:space="preserve"> detectors</w:t>
      </w:r>
      <w:del w:id="81" w:author="Robert Torzilli" w:date="2017-12-07T22:37:00Z">
        <w:r w:rsidR="00AB061F" w:rsidDel="001F2FE0">
          <w:delText>,</w:delText>
        </w:r>
      </w:del>
      <w:r w:rsidR="00AB061F">
        <w:t xml:space="preserve"> and a full </w:t>
      </w:r>
      <w:r w:rsidR="00B87959">
        <w:t xml:space="preserve">list </w:t>
      </w:r>
      <w:r w:rsidR="00AB061F">
        <w:t>can be found in Table 4.</w:t>
      </w:r>
      <w:r w:rsidR="00B34857">
        <w:t xml:space="preserve">  All material composition data was found in Los Alamos National Laboratory’s </w:t>
      </w:r>
      <w:del w:id="82" w:author="Robert Torzilli" w:date="2017-12-07T22:38:00Z">
        <w:r w:rsidR="00B34857" w:rsidDel="001F2FE0">
          <w:delText xml:space="preserve">(LANL) </w:delText>
        </w:r>
      </w:del>
      <w:r w:rsidR="00B34857">
        <w:t xml:space="preserve">ACE Data Tables or Pacific North Western National Laboratory’s </w:t>
      </w:r>
      <w:del w:id="83" w:author="Robert Torzilli" w:date="2017-12-07T22:38:00Z">
        <w:r w:rsidR="00B34857" w:rsidDel="001F2FE0">
          <w:delText xml:space="preserve">(PNNL) </w:delText>
        </w:r>
      </w:del>
      <w:r w:rsidR="00B34857">
        <w:t>Compendium of Material Composition Data for Radiation Transport Modeling.</w:t>
      </w:r>
      <w:sdt>
        <w:sdtPr>
          <w:id w:val="-2125689917"/>
          <w:citation/>
        </w:sdtPr>
        <w:sdtContent>
          <w:r w:rsidR="00B34857">
            <w:fldChar w:fldCharType="begin"/>
          </w:r>
          <w:r w:rsidR="00B34857">
            <w:instrText xml:space="preserve"> CITATION Con13 \l 1033 </w:instrText>
          </w:r>
          <w:r w:rsidR="00B34857">
            <w:fldChar w:fldCharType="separate"/>
          </w:r>
          <w:r w:rsidR="00B34857">
            <w:rPr>
              <w:noProof/>
            </w:rPr>
            <w:t xml:space="preserve"> [4]</w:t>
          </w:r>
          <w:r w:rsidR="00B34857">
            <w:fldChar w:fldCharType="end"/>
          </w:r>
        </w:sdtContent>
      </w:sdt>
      <w:sdt>
        <w:sdtPr>
          <w:id w:val="-628317071"/>
          <w:citation/>
        </w:sdtPr>
        <w:sdtContent>
          <w:r w:rsidR="00B34857">
            <w:fldChar w:fldCharType="begin"/>
          </w:r>
          <w:r w:rsidR="00A820A1">
            <w:instrText xml:space="preserve">CITATION CGR11 \l 1033 </w:instrText>
          </w:r>
          <w:r w:rsidR="00B34857">
            <w:fldChar w:fldCharType="separate"/>
          </w:r>
          <w:r w:rsidR="00A820A1">
            <w:rPr>
              <w:noProof/>
            </w:rPr>
            <w:t xml:space="preserve"> [5]</w:t>
          </w:r>
          <w:r w:rsidR="00B34857">
            <w:fldChar w:fldCharType="end"/>
          </w:r>
        </w:sdtContent>
      </w:sdt>
      <w:r w:rsidR="00D81975">
        <w:t xml:space="preserve">  The cross-sectional data library used was mcplib84 (.84p)</w:t>
      </w:r>
      <w:del w:id="84" w:author="Robert Torzilli" w:date="2017-12-07T22:38:00Z">
        <w:r w:rsidR="00D81975" w:rsidDel="001F2FE0">
          <w:delText>,</w:delText>
        </w:r>
      </w:del>
      <w:r w:rsidR="00D81975">
        <w:t xml:space="preserve"> for photon transport </w:t>
      </w:r>
      <w:del w:id="85" w:author="Robert Torzilli" w:date="2017-12-07T22:38:00Z">
        <w:r w:rsidR="00D81975" w:rsidDel="001F2FE0">
          <w:delText xml:space="preserve">and </w:delText>
        </w:r>
      </w:del>
      <w:r w:rsidR="00D81975">
        <w:t>which was composed of 278 energy groups.</w:t>
      </w:r>
    </w:p>
    <w:p w14:paraId="1B229B79" w14:textId="77777777" w:rsidR="008F4FD8" w:rsidRDefault="008F4FD8" w:rsidP="0068477E">
      <w:pPr>
        <w:pStyle w:val="Text"/>
        <w:ind w:firstLine="0"/>
      </w:pPr>
    </w:p>
    <w:p w14:paraId="19B3275C" w14:textId="77777777" w:rsidR="00D81975" w:rsidRDefault="00D8197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337"/>
        <w:gridCol w:w="2185"/>
      </w:tblGrid>
      <w:tr w:rsidR="00B87959" w:rsidRPr="00E53351" w14:paraId="0740E1AE" w14:textId="77777777" w:rsidTr="00B87959">
        <w:tc>
          <w:tcPr>
            <w:tcW w:w="4694" w:type="dxa"/>
            <w:gridSpan w:val="3"/>
            <w:tcBorders>
              <w:bottom w:val="triple" w:sz="4" w:space="0" w:color="auto"/>
            </w:tcBorders>
            <w:shd w:val="clear" w:color="auto" w:fill="auto"/>
          </w:tcPr>
          <w:p w14:paraId="08F9A2F5" w14:textId="77777777" w:rsidR="00B87959" w:rsidRPr="00DF6F14" w:rsidRDefault="00B87959" w:rsidP="00B87959">
            <w:pPr>
              <w:pStyle w:val="TableTitle"/>
            </w:pPr>
            <w:r>
              <w:t>TABLE</w:t>
            </w:r>
            <w:r w:rsidR="008A6565">
              <w:t xml:space="preserve"> 2</w:t>
            </w:r>
          </w:p>
          <w:p w14:paraId="6BED3CC2" w14:textId="77777777" w:rsidR="00B87959" w:rsidRPr="00B87959" w:rsidRDefault="00B87959" w:rsidP="00B87959">
            <w:pPr>
              <w:jc w:val="center"/>
              <w:rPr>
                <w:smallCaps/>
                <w:sz w:val="16"/>
                <w:szCs w:val="16"/>
              </w:rPr>
            </w:pPr>
            <w:r>
              <w:rPr>
                <w:smallCaps/>
              </w:rPr>
              <w:t>MCNP Material Compositions</w:t>
            </w:r>
          </w:p>
        </w:tc>
      </w:tr>
      <w:tr w:rsidR="00B87959" w:rsidRPr="00E53351" w14:paraId="2F1013B7" w14:textId="77777777" w:rsidTr="00B87959">
        <w:tc>
          <w:tcPr>
            <w:tcW w:w="1172" w:type="dxa"/>
            <w:tcBorders>
              <w:top w:val="triple" w:sz="4" w:space="0" w:color="auto"/>
              <w:bottom w:val="single" w:sz="4" w:space="0" w:color="auto"/>
            </w:tcBorders>
            <w:shd w:val="clear" w:color="auto" w:fill="auto"/>
          </w:tcPr>
          <w:p w14:paraId="5F1E85C8" w14:textId="77777777" w:rsidR="00B87959" w:rsidRPr="00B87959" w:rsidRDefault="00B87959" w:rsidP="000E6D34">
            <w:pPr>
              <w:jc w:val="center"/>
              <w:rPr>
                <w:sz w:val="16"/>
                <w:szCs w:val="16"/>
              </w:rPr>
            </w:pPr>
            <w:r w:rsidRPr="00B87959">
              <w:rPr>
                <w:sz w:val="16"/>
                <w:szCs w:val="16"/>
              </w:rPr>
              <w:t>Material</w:t>
            </w:r>
          </w:p>
        </w:tc>
        <w:tc>
          <w:tcPr>
            <w:tcW w:w="1337" w:type="dxa"/>
            <w:tcBorders>
              <w:top w:val="triple" w:sz="4" w:space="0" w:color="auto"/>
              <w:bottom w:val="single" w:sz="4" w:space="0" w:color="auto"/>
            </w:tcBorders>
            <w:shd w:val="clear" w:color="auto" w:fill="auto"/>
          </w:tcPr>
          <w:p w14:paraId="30FF44FD" w14:textId="77777777" w:rsidR="00B87959" w:rsidRPr="00B87959" w:rsidRDefault="00B87959" w:rsidP="000E6D34">
            <w:pPr>
              <w:jc w:val="center"/>
              <w:rPr>
                <w:sz w:val="16"/>
                <w:szCs w:val="16"/>
              </w:rPr>
            </w:pPr>
            <w:r w:rsidRPr="00B87959">
              <w:rPr>
                <w:sz w:val="16"/>
                <w:szCs w:val="16"/>
              </w:rPr>
              <w:t>Density [g/cm</w:t>
            </w:r>
            <w:r w:rsidRPr="00B87959">
              <w:rPr>
                <w:sz w:val="16"/>
                <w:szCs w:val="16"/>
                <w:vertAlign w:val="superscript"/>
              </w:rPr>
              <w:t>3</w:t>
            </w:r>
            <w:r w:rsidRPr="00B87959">
              <w:rPr>
                <w:sz w:val="16"/>
                <w:szCs w:val="16"/>
              </w:rPr>
              <w:t>]</w:t>
            </w:r>
          </w:p>
        </w:tc>
        <w:tc>
          <w:tcPr>
            <w:tcW w:w="2185" w:type="dxa"/>
            <w:tcBorders>
              <w:top w:val="triple" w:sz="4" w:space="0" w:color="auto"/>
              <w:bottom w:val="single" w:sz="4" w:space="0" w:color="auto"/>
            </w:tcBorders>
            <w:shd w:val="clear" w:color="auto" w:fill="auto"/>
          </w:tcPr>
          <w:p w14:paraId="4C067700" w14:textId="77777777" w:rsidR="00B87959" w:rsidRPr="00B87959" w:rsidRDefault="00B87959" w:rsidP="000E6D34">
            <w:pPr>
              <w:jc w:val="center"/>
              <w:rPr>
                <w:sz w:val="16"/>
                <w:szCs w:val="16"/>
              </w:rPr>
            </w:pPr>
            <w:r w:rsidRPr="00B87959">
              <w:rPr>
                <w:sz w:val="16"/>
                <w:szCs w:val="16"/>
              </w:rPr>
              <w:t>Component(s)</w:t>
            </w:r>
          </w:p>
        </w:tc>
      </w:tr>
      <w:tr w:rsidR="00B87959" w:rsidRPr="00E53351" w14:paraId="4FCB34C4" w14:textId="77777777" w:rsidTr="00B87959">
        <w:tc>
          <w:tcPr>
            <w:tcW w:w="1172" w:type="dxa"/>
            <w:tcBorders>
              <w:top w:val="single" w:sz="4" w:space="0" w:color="auto"/>
              <w:bottom w:val="single" w:sz="4" w:space="0" w:color="auto"/>
            </w:tcBorders>
          </w:tcPr>
          <w:p w14:paraId="16D12FB8" w14:textId="77777777" w:rsidR="00B87959" w:rsidRPr="00E53351" w:rsidRDefault="00B87959" w:rsidP="000E6D34">
            <w:pPr>
              <w:jc w:val="center"/>
              <w:rPr>
                <w:sz w:val="16"/>
                <w:szCs w:val="16"/>
              </w:rPr>
            </w:pPr>
            <w:r w:rsidRPr="00E53351">
              <w:rPr>
                <w:sz w:val="16"/>
                <w:szCs w:val="16"/>
              </w:rPr>
              <w:t>Mylar</w:t>
            </w:r>
          </w:p>
        </w:tc>
        <w:tc>
          <w:tcPr>
            <w:tcW w:w="1337" w:type="dxa"/>
            <w:tcBorders>
              <w:top w:val="single" w:sz="4" w:space="0" w:color="auto"/>
              <w:bottom w:val="single" w:sz="4" w:space="0" w:color="auto"/>
            </w:tcBorders>
          </w:tcPr>
          <w:p w14:paraId="72207052" w14:textId="77777777" w:rsidR="00B87959" w:rsidRPr="00E53351" w:rsidRDefault="00B87959" w:rsidP="000E6D34">
            <w:pPr>
              <w:jc w:val="center"/>
              <w:rPr>
                <w:sz w:val="16"/>
                <w:szCs w:val="16"/>
              </w:rPr>
            </w:pPr>
            <w:r w:rsidRPr="00E53351">
              <w:rPr>
                <w:sz w:val="16"/>
                <w:szCs w:val="16"/>
              </w:rPr>
              <w:t>1.38</w:t>
            </w:r>
          </w:p>
        </w:tc>
        <w:tc>
          <w:tcPr>
            <w:tcW w:w="2185" w:type="dxa"/>
            <w:tcBorders>
              <w:top w:val="single" w:sz="4" w:space="0" w:color="auto"/>
              <w:bottom w:val="single" w:sz="4" w:space="0" w:color="auto"/>
            </w:tcBorders>
          </w:tcPr>
          <w:p w14:paraId="6181E8C2" w14:textId="77777777" w:rsidR="00B87959" w:rsidRPr="00E53351" w:rsidRDefault="00B87959" w:rsidP="000E6D34">
            <w:pPr>
              <w:rPr>
                <w:sz w:val="16"/>
                <w:szCs w:val="16"/>
              </w:rPr>
            </w:pPr>
            <w:r w:rsidRPr="00E53351">
              <w:rPr>
                <w:sz w:val="16"/>
                <w:szCs w:val="16"/>
              </w:rPr>
              <w:t>IR Window</w:t>
            </w:r>
          </w:p>
        </w:tc>
      </w:tr>
      <w:tr w:rsidR="00B87959" w:rsidRPr="00E53351" w14:paraId="79ABA80A" w14:textId="77777777" w:rsidTr="00D81975">
        <w:tc>
          <w:tcPr>
            <w:tcW w:w="1172" w:type="dxa"/>
            <w:tcBorders>
              <w:top w:val="single" w:sz="4" w:space="0" w:color="auto"/>
              <w:bottom w:val="single" w:sz="4" w:space="0" w:color="auto"/>
            </w:tcBorders>
          </w:tcPr>
          <w:p w14:paraId="41B41852" w14:textId="77777777" w:rsidR="00B87959" w:rsidRPr="00E53351" w:rsidRDefault="00B87959" w:rsidP="000E6D34">
            <w:pPr>
              <w:jc w:val="center"/>
              <w:rPr>
                <w:sz w:val="16"/>
                <w:szCs w:val="16"/>
              </w:rPr>
            </w:pPr>
            <w:r w:rsidRPr="00E53351">
              <w:rPr>
                <w:sz w:val="16"/>
                <w:szCs w:val="16"/>
              </w:rPr>
              <w:lastRenderedPageBreak/>
              <w:t>Brass</w:t>
            </w:r>
          </w:p>
        </w:tc>
        <w:tc>
          <w:tcPr>
            <w:tcW w:w="1337" w:type="dxa"/>
            <w:tcBorders>
              <w:top w:val="single" w:sz="4" w:space="0" w:color="auto"/>
              <w:bottom w:val="single" w:sz="4" w:space="0" w:color="auto"/>
            </w:tcBorders>
          </w:tcPr>
          <w:p w14:paraId="3515E8D1" w14:textId="77777777" w:rsidR="00B87959" w:rsidRPr="00E53351" w:rsidRDefault="00B87959" w:rsidP="000E6D34">
            <w:pPr>
              <w:jc w:val="center"/>
              <w:rPr>
                <w:sz w:val="16"/>
                <w:szCs w:val="16"/>
              </w:rPr>
            </w:pPr>
            <w:r w:rsidRPr="00E53351">
              <w:rPr>
                <w:sz w:val="16"/>
                <w:szCs w:val="16"/>
              </w:rPr>
              <w:t>8.41</w:t>
            </w:r>
          </w:p>
        </w:tc>
        <w:tc>
          <w:tcPr>
            <w:tcW w:w="2185" w:type="dxa"/>
            <w:tcBorders>
              <w:top w:val="single" w:sz="4" w:space="0" w:color="auto"/>
              <w:bottom w:val="single" w:sz="4" w:space="0" w:color="auto"/>
            </w:tcBorders>
          </w:tcPr>
          <w:p w14:paraId="24916A67" w14:textId="77777777" w:rsidR="00B87959" w:rsidRPr="00E53351" w:rsidRDefault="00B87959" w:rsidP="000E6D34">
            <w:pPr>
              <w:rPr>
                <w:sz w:val="16"/>
                <w:szCs w:val="16"/>
              </w:rPr>
            </w:pPr>
            <w:r w:rsidRPr="00E53351">
              <w:rPr>
                <w:sz w:val="16"/>
                <w:szCs w:val="16"/>
              </w:rPr>
              <w:t>Metal Clasps</w:t>
            </w:r>
          </w:p>
        </w:tc>
      </w:tr>
      <w:tr w:rsidR="00B87959" w:rsidRPr="00E53351" w14:paraId="22516628" w14:textId="77777777" w:rsidTr="00D81975">
        <w:tc>
          <w:tcPr>
            <w:tcW w:w="1172" w:type="dxa"/>
            <w:tcBorders>
              <w:top w:val="single" w:sz="4" w:space="0" w:color="auto"/>
              <w:bottom w:val="single" w:sz="4" w:space="0" w:color="auto"/>
            </w:tcBorders>
          </w:tcPr>
          <w:p w14:paraId="495A716E" w14:textId="77777777" w:rsidR="00B87959" w:rsidRPr="00E53351" w:rsidRDefault="00B87959" w:rsidP="000E6D34">
            <w:pPr>
              <w:jc w:val="center"/>
              <w:rPr>
                <w:sz w:val="16"/>
                <w:szCs w:val="16"/>
              </w:rPr>
            </w:pPr>
            <w:r w:rsidRPr="00E53351">
              <w:rPr>
                <w:sz w:val="16"/>
                <w:szCs w:val="16"/>
              </w:rPr>
              <w:t>Aluminum</w:t>
            </w:r>
          </w:p>
        </w:tc>
        <w:tc>
          <w:tcPr>
            <w:tcW w:w="1337" w:type="dxa"/>
            <w:tcBorders>
              <w:top w:val="single" w:sz="4" w:space="0" w:color="auto"/>
              <w:bottom w:val="single" w:sz="4" w:space="0" w:color="auto"/>
            </w:tcBorders>
          </w:tcPr>
          <w:p w14:paraId="2DBE7515" w14:textId="77777777" w:rsidR="00B87959" w:rsidRPr="00E53351" w:rsidRDefault="00B87959" w:rsidP="000E6D34">
            <w:pPr>
              <w:jc w:val="center"/>
              <w:rPr>
                <w:sz w:val="16"/>
                <w:szCs w:val="16"/>
              </w:rPr>
            </w:pPr>
            <w:r w:rsidRPr="00E53351">
              <w:rPr>
                <w:sz w:val="16"/>
                <w:szCs w:val="16"/>
              </w:rPr>
              <w:t>2.7</w:t>
            </w:r>
          </w:p>
        </w:tc>
        <w:tc>
          <w:tcPr>
            <w:tcW w:w="2185" w:type="dxa"/>
            <w:tcBorders>
              <w:top w:val="single" w:sz="4" w:space="0" w:color="auto"/>
              <w:bottom w:val="single" w:sz="4" w:space="0" w:color="auto"/>
            </w:tcBorders>
          </w:tcPr>
          <w:p w14:paraId="7E9E8496" w14:textId="77777777" w:rsidR="00B87959" w:rsidRPr="00E53351" w:rsidRDefault="00B87959" w:rsidP="000E6D34">
            <w:pPr>
              <w:rPr>
                <w:sz w:val="16"/>
                <w:szCs w:val="16"/>
              </w:rPr>
            </w:pPr>
            <w:r w:rsidRPr="00E53351">
              <w:rPr>
                <w:sz w:val="16"/>
                <w:szCs w:val="16"/>
              </w:rPr>
              <w:t>Detector Housing and Casing</w:t>
            </w:r>
          </w:p>
        </w:tc>
      </w:tr>
      <w:tr w:rsidR="00B87959" w:rsidRPr="00E53351" w14:paraId="5745B427" w14:textId="77777777" w:rsidTr="00D81975">
        <w:tc>
          <w:tcPr>
            <w:tcW w:w="1172" w:type="dxa"/>
            <w:tcBorders>
              <w:top w:val="single" w:sz="4" w:space="0" w:color="auto"/>
              <w:bottom w:val="single" w:sz="4" w:space="0" w:color="auto"/>
            </w:tcBorders>
          </w:tcPr>
          <w:p w14:paraId="27C8C328" w14:textId="77777777" w:rsidR="00B87959" w:rsidRPr="00E53351" w:rsidRDefault="00B87959" w:rsidP="000E6D34">
            <w:pPr>
              <w:jc w:val="center"/>
              <w:rPr>
                <w:sz w:val="16"/>
                <w:szCs w:val="16"/>
              </w:rPr>
            </w:pPr>
            <w:r w:rsidRPr="00E53351">
              <w:rPr>
                <w:sz w:val="16"/>
                <w:szCs w:val="16"/>
              </w:rPr>
              <w:t>Germanium</w:t>
            </w:r>
          </w:p>
        </w:tc>
        <w:tc>
          <w:tcPr>
            <w:tcW w:w="1337" w:type="dxa"/>
            <w:tcBorders>
              <w:top w:val="single" w:sz="4" w:space="0" w:color="auto"/>
              <w:bottom w:val="single" w:sz="4" w:space="0" w:color="auto"/>
            </w:tcBorders>
          </w:tcPr>
          <w:p w14:paraId="5BF398F7" w14:textId="77777777" w:rsidR="00B87959" w:rsidRPr="00E53351" w:rsidRDefault="00B87959" w:rsidP="000E6D34">
            <w:pPr>
              <w:jc w:val="center"/>
              <w:rPr>
                <w:sz w:val="16"/>
                <w:szCs w:val="16"/>
              </w:rPr>
            </w:pPr>
            <w:r w:rsidRPr="00E53351">
              <w:rPr>
                <w:sz w:val="16"/>
                <w:szCs w:val="16"/>
              </w:rPr>
              <w:t>5.32</w:t>
            </w:r>
          </w:p>
        </w:tc>
        <w:tc>
          <w:tcPr>
            <w:tcW w:w="2185" w:type="dxa"/>
            <w:tcBorders>
              <w:top w:val="single" w:sz="4" w:space="0" w:color="auto"/>
              <w:bottom w:val="single" w:sz="4" w:space="0" w:color="auto"/>
            </w:tcBorders>
          </w:tcPr>
          <w:p w14:paraId="2B4027DB" w14:textId="77777777" w:rsidR="00B87959" w:rsidRPr="00E53351" w:rsidRDefault="00B87959" w:rsidP="000E6D34">
            <w:pPr>
              <w:rPr>
                <w:sz w:val="16"/>
                <w:szCs w:val="16"/>
              </w:rPr>
            </w:pPr>
            <w:r w:rsidRPr="00E53351">
              <w:rPr>
                <w:sz w:val="16"/>
                <w:szCs w:val="16"/>
              </w:rPr>
              <w:t>Ge Crystal</w:t>
            </w:r>
          </w:p>
        </w:tc>
      </w:tr>
      <w:tr w:rsidR="00B87959" w:rsidRPr="00E53351" w14:paraId="343AEA57" w14:textId="77777777" w:rsidTr="00D81975">
        <w:tc>
          <w:tcPr>
            <w:tcW w:w="1172" w:type="dxa"/>
            <w:tcBorders>
              <w:top w:val="single" w:sz="4" w:space="0" w:color="auto"/>
              <w:bottom w:val="single" w:sz="4" w:space="0" w:color="auto"/>
            </w:tcBorders>
          </w:tcPr>
          <w:p w14:paraId="281D33D5" w14:textId="77777777" w:rsidR="00B87959" w:rsidRPr="00E53351" w:rsidRDefault="00B87959" w:rsidP="000E6D34">
            <w:pPr>
              <w:jc w:val="center"/>
              <w:rPr>
                <w:sz w:val="16"/>
                <w:szCs w:val="16"/>
              </w:rPr>
            </w:pPr>
            <w:r w:rsidRPr="00E53351">
              <w:rPr>
                <w:sz w:val="16"/>
                <w:szCs w:val="16"/>
              </w:rPr>
              <w:t>Lithium</w:t>
            </w:r>
          </w:p>
        </w:tc>
        <w:tc>
          <w:tcPr>
            <w:tcW w:w="1337" w:type="dxa"/>
            <w:tcBorders>
              <w:top w:val="single" w:sz="4" w:space="0" w:color="auto"/>
              <w:bottom w:val="single" w:sz="4" w:space="0" w:color="auto"/>
            </w:tcBorders>
          </w:tcPr>
          <w:p w14:paraId="035A28EE" w14:textId="77777777" w:rsidR="00B87959" w:rsidRPr="00E53351" w:rsidRDefault="00B87959" w:rsidP="000E6D34">
            <w:pPr>
              <w:jc w:val="center"/>
              <w:rPr>
                <w:sz w:val="16"/>
                <w:szCs w:val="16"/>
              </w:rPr>
            </w:pPr>
            <w:r w:rsidRPr="00E53351">
              <w:rPr>
                <w:sz w:val="16"/>
                <w:szCs w:val="16"/>
              </w:rPr>
              <w:t>0.534</w:t>
            </w:r>
          </w:p>
        </w:tc>
        <w:tc>
          <w:tcPr>
            <w:tcW w:w="2185" w:type="dxa"/>
            <w:tcBorders>
              <w:top w:val="single" w:sz="4" w:space="0" w:color="auto"/>
              <w:bottom w:val="single" w:sz="4" w:space="0" w:color="auto"/>
            </w:tcBorders>
          </w:tcPr>
          <w:p w14:paraId="34E0EEEE" w14:textId="77777777" w:rsidR="00B87959" w:rsidRPr="00E53351" w:rsidRDefault="00B87959" w:rsidP="000E6D34">
            <w:pPr>
              <w:rPr>
                <w:sz w:val="16"/>
                <w:szCs w:val="16"/>
              </w:rPr>
            </w:pPr>
            <w:r w:rsidRPr="00E53351">
              <w:rPr>
                <w:sz w:val="16"/>
                <w:szCs w:val="16"/>
              </w:rPr>
              <w:t>Outer Deadlayer</w:t>
            </w:r>
          </w:p>
        </w:tc>
      </w:tr>
      <w:tr w:rsidR="00B87959" w:rsidRPr="00E53351" w14:paraId="237C70F8" w14:textId="77777777" w:rsidTr="00D81975">
        <w:tc>
          <w:tcPr>
            <w:tcW w:w="1172" w:type="dxa"/>
            <w:tcBorders>
              <w:top w:val="single" w:sz="4" w:space="0" w:color="auto"/>
              <w:bottom w:val="single" w:sz="4" w:space="0" w:color="auto"/>
            </w:tcBorders>
          </w:tcPr>
          <w:p w14:paraId="533CE931" w14:textId="77777777" w:rsidR="00B87959" w:rsidRPr="00E53351" w:rsidRDefault="00B87959" w:rsidP="000E6D34">
            <w:pPr>
              <w:jc w:val="center"/>
              <w:rPr>
                <w:sz w:val="16"/>
                <w:szCs w:val="16"/>
              </w:rPr>
            </w:pPr>
            <w:r w:rsidRPr="00E53351">
              <w:rPr>
                <w:sz w:val="16"/>
                <w:szCs w:val="16"/>
              </w:rPr>
              <w:t>Boron</w:t>
            </w:r>
          </w:p>
        </w:tc>
        <w:tc>
          <w:tcPr>
            <w:tcW w:w="1337" w:type="dxa"/>
            <w:tcBorders>
              <w:top w:val="single" w:sz="4" w:space="0" w:color="auto"/>
              <w:bottom w:val="single" w:sz="4" w:space="0" w:color="auto"/>
            </w:tcBorders>
          </w:tcPr>
          <w:p w14:paraId="62CAD19E" w14:textId="77777777" w:rsidR="00B87959" w:rsidRPr="00E53351" w:rsidRDefault="00B87959" w:rsidP="000E6D34">
            <w:pPr>
              <w:jc w:val="center"/>
              <w:rPr>
                <w:sz w:val="16"/>
                <w:szCs w:val="16"/>
              </w:rPr>
            </w:pPr>
            <w:r w:rsidRPr="00E53351">
              <w:rPr>
                <w:sz w:val="16"/>
                <w:szCs w:val="16"/>
              </w:rPr>
              <w:t>2.73</w:t>
            </w:r>
          </w:p>
        </w:tc>
        <w:tc>
          <w:tcPr>
            <w:tcW w:w="2185" w:type="dxa"/>
            <w:tcBorders>
              <w:top w:val="single" w:sz="4" w:space="0" w:color="auto"/>
              <w:bottom w:val="single" w:sz="4" w:space="0" w:color="auto"/>
            </w:tcBorders>
          </w:tcPr>
          <w:p w14:paraId="19D88BEB" w14:textId="77777777" w:rsidR="00B87959" w:rsidRPr="00E53351" w:rsidRDefault="00B87959" w:rsidP="000E6D34">
            <w:pPr>
              <w:rPr>
                <w:sz w:val="16"/>
                <w:szCs w:val="16"/>
              </w:rPr>
            </w:pPr>
            <w:r w:rsidRPr="00E53351">
              <w:rPr>
                <w:sz w:val="16"/>
                <w:szCs w:val="16"/>
              </w:rPr>
              <w:t>Inner Deadlayer</w:t>
            </w:r>
          </w:p>
        </w:tc>
      </w:tr>
      <w:tr w:rsidR="00B87959" w:rsidRPr="00E53351" w14:paraId="1CCCF3EA" w14:textId="77777777" w:rsidTr="00D81975">
        <w:tc>
          <w:tcPr>
            <w:tcW w:w="1172" w:type="dxa"/>
            <w:tcBorders>
              <w:top w:val="single" w:sz="4" w:space="0" w:color="auto"/>
              <w:bottom w:val="single" w:sz="4" w:space="0" w:color="auto"/>
            </w:tcBorders>
          </w:tcPr>
          <w:p w14:paraId="78068F37" w14:textId="77777777" w:rsidR="00B87959" w:rsidRPr="00E53351" w:rsidRDefault="00B87959" w:rsidP="000E6D34">
            <w:pPr>
              <w:jc w:val="center"/>
              <w:rPr>
                <w:sz w:val="16"/>
                <w:szCs w:val="16"/>
              </w:rPr>
            </w:pPr>
            <w:r w:rsidRPr="00E53351">
              <w:rPr>
                <w:sz w:val="16"/>
                <w:szCs w:val="16"/>
              </w:rPr>
              <w:t>Copper</w:t>
            </w:r>
          </w:p>
        </w:tc>
        <w:tc>
          <w:tcPr>
            <w:tcW w:w="1337" w:type="dxa"/>
            <w:tcBorders>
              <w:top w:val="single" w:sz="4" w:space="0" w:color="auto"/>
              <w:bottom w:val="single" w:sz="4" w:space="0" w:color="auto"/>
            </w:tcBorders>
          </w:tcPr>
          <w:p w14:paraId="2EB128DE" w14:textId="77777777" w:rsidR="00B87959" w:rsidRPr="00E53351" w:rsidRDefault="00B87959" w:rsidP="000E6D34">
            <w:pPr>
              <w:jc w:val="center"/>
              <w:rPr>
                <w:sz w:val="16"/>
                <w:szCs w:val="16"/>
              </w:rPr>
            </w:pPr>
            <w:r w:rsidRPr="00E53351">
              <w:rPr>
                <w:sz w:val="16"/>
                <w:szCs w:val="16"/>
              </w:rPr>
              <w:t>8.96</w:t>
            </w:r>
          </w:p>
        </w:tc>
        <w:tc>
          <w:tcPr>
            <w:tcW w:w="2185" w:type="dxa"/>
            <w:tcBorders>
              <w:top w:val="single" w:sz="4" w:space="0" w:color="auto"/>
              <w:bottom w:val="single" w:sz="4" w:space="0" w:color="auto"/>
            </w:tcBorders>
          </w:tcPr>
          <w:p w14:paraId="5D79981A" w14:textId="77777777" w:rsidR="00B87959" w:rsidRPr="00E53351" w:rsidRDefault="00B87959" w:rsidP="000E6D34">
            <w:pPr>
              <w:rPr>
                <w:sz w:val="16"/>
                <w:szCs w:val="16"/>
              </w:rPr>
            </w:pPr>
            <w:r w:rsidRPr="00E53351">
              <w:rPr>
                <w:sz w:val="16"/>
                <w:szCs w:val="16"/>
              </w:rPr>
              <w:t>Shield Lining</w:t>
            </w:r>
          </w:p>
        </w:tc>
      </w:tr>
      <w:tr w:rsidR="00B87959" w:rsidRPr="00E53351" w14:paraId="5682B4B1" w14:textId="77777777" w:rsidTr="00D81975">
        <w:tc>
          <w:tcPr>
            <w:tcW w:w="1172" w:type="dxa"/>
            <w:tcBorders>
              <w:top w:val="single" w:sz="4" w:space="0" w:color="auto"/>
              <w:bottom w:val="single" w:sz="4" w:space="0" w:color="auto"/>
            </w:tcBorders>
          </w:tcPr>
          <w:p w14:paraId="7DB62302" w14:textId="77777777" w:rsidR="00B87959" w:rsidRPr="00E53351" w:rsidRDefault="00B87959" w:rsidP="000E6D34">
            <w:pPr>
              <w:jc w:val="center"/>
              <w:rPr>
                <w:sz w:val="16"/>
                <w:szCs w:val="16"/>
              </w:rPr>
            </w:pPr>
            <w:r w:rsidRPr="00E53351">
              <w:rPr>
                <w:sz w:val="16"/>
                <w:szCs w:val="16"/>
              </w:rPr>
              <w:t>Tin</w:t>
            </w:r>
          </w:p>
        </w:tc>
        <w:tc>
          <w:tcPr>
            <w:tcW w:w="1337" w:type="dxa"/>
            <w:tcBorders>
              <w:top w:val="single" w:sz="4" w:space="0" w:color="auto"/>
              <w:bottom w:val="single" w:sz="4" w:space="0" w:color="auto"/>
            </w:tcBorders>
          </w:tcPr>
          <w:p w14:paraId="4F69FD1C" w14:textId="77777777" w:rsidR="00B87959" w:rsidRPr="00E53351" w:rsidRDefault="00B87959" w:rsidP="000E6D34">
            <w:pPr>
              <w:jc w:val="center"/>
              <w:rPr>
                <w:sz w:val="16"/>
                <w:szCs w:val="16"/>
              </w:rPr>
            </w:pPr>
            <w:r w:rsidRPr="00E53351">
              <w:rPr>
                <w:sz w:val="16"/>
                <w:szCs w:val="16"/>
              </w:rPr>
              <w:t>7.31</w:t>
            </w:r>
          </w:p>
        </w:tc>
        <w:tc>
          <w:tcPr>
            <w:tcW w:w="2185" w:type="dxa"/>
            <w:tcBorders>
              <w:top w:val="single" w:sz="4" w:space="0" w:color="auto"/>
              <w:bottom w:val="single" w:sz="4" w:space="0" w:color="auto"/>
            </w:tcBorders>
          </w:tcPr>
          <w:p w14:paraId="301FFEE7" w14:textId="77777777" w:rsidR="00B87959" w:rsidRPr="00E53351" w:rsidRDefault="00B87959" w:rsidP="000E6D34">
            <w:pPr>
              <w:rPr>
                <w:sz w:val="16"/>
                <w:szCs w:val="16"/>
              </w:rPr>
            </w:pPr>
            <w:r w:rsidRPr="00E53351">
              <w:rPr>
                <w:sz w:val="16"/>
                <w:szCs w:val="16"/>
              </w:rPr>
              <w:t>Shield Lining</w:t>
            </w:r>
          </w:p>
        </w:tc>
      </w:tr>
      <w:tr w:rsidR="00B87959" w:rsidRPr="00E53351" w14:paraId="02A47C70" w14:textId="77777777" w:rsidTr="00D81975">
        <w:tc>
          <w:tcPr>
            <w:tcW w:w="1172" w:type="dxa"/>
            <w:tcBorders>
              <w:top w:val="single" w:sz="4" w:space="0" w:color="auto"/>
              <w:bottom w:val="single" w:sz="4" w:space="0" w:color="auto"/>
            </w:tcBorders>
          </w:tcPr>
          <w:p w14:paraId="6F5ABCCB" w14:textId="77777777" w:rsidR="00B87959" w:rsidRPr="00E53351" w:rsidRDefault="00B87959" w:rsidP="000E6D34">
            <w:pPr>
              <w:jc w:val="center"/>
              <w:rPr>
                <w:sz w:val="16"/>
                <w:szCs w:val="16"/>
              </w:rPr>
            </w:pPr>
            <w:r w:rsidRPr="00E53351">
              <w:rPr>
                <w:sz w:val="16"/>
                <w:szCs w:val="16"/>
              </w:rPr>
              <w:t>Kapton Film</w:t>
            </w:r>
          </w:p>
        </w:tc>
        <w:tc>
          <w:tcPr>
            <w:tcW w:w="1337" w:type="dxa"/>
            <w:tcBorders>
              <w:top w:val="single" w:sz="4" w:space="0" w:color="auto"/>
              <w:bottom w:val="single" w:sz="4" w:space="0" w:color="auto"/>
            </w:tcBorders>
          </w:tcPr>
          <w:p w14:paraId="0709B76D" w14:textId="77777777" w:rsidR="00B87959" w:rsidRPr="00E53351" w:rsidRDefault="00B87959" w:rsidP="000E6D34">
            <w:pPr>
              <w:jc w:val="center"/>
              <w:rPr>
                <w:sz w:val="16"/>
                <w:szCs w:val="16"/>
              </w:rPr>
            </w:pPr>
            <w:r w:rsidRPr="00E53351">
              <w:rPr>
                <w:sz w:val="16"/>
                <w:szCs w:val="16"/>
              </w:rPr>
              <w:t>1.42</w:t>
            </w:r>
          </w:p>
        </w:tc>
        <w:tc>
          <w:tcPr>
            <w:tcW w:w="2185" w:type="dxa"/>
            <w:tcBorders>
              <w:top w:val="single" w:sz="4" w:space="0" w:color="auto"/>
              <w:bottom w:val="single" w:sz="4" w:space="0" w:color="auto"/>
            </w:tcBorders>
          </w:tcPr>
          <w:p w14:paraId="1ACE97DB" w14:textId="77777777" w:rsidR="00B87959" w:rsidRPr="00E53351" w:rsidRDefault="00B87959" w:rsidP="000E6D34">
            <w:pPr>
              <w:rPr>
                <w:sz w:val="16"/>
                <w:szCs w:val="16"/>
              </w:rPr>
            </w:pPr>
            <w:r w:rsidRPr="00E53351">
              <w:rPr>
                <w:sz w:val="16"/>
                <w:szCs w:val="16"/>
              </w:rPr>
              <w:t>IR Window</w:t>
            </w:r>
          </w:p>
        </w:tc>
      </w:tr>
      <w:tr w:rsidR="00B87959" w:rsidRPr="00E53351" w14:paraId="1C5E8611" w14:textId="77777777" w:rsidTr="00D81975">
        <w:tc>
          <w:tcPr>
            <w:tcW w:w="1172" w:type="dxa"/>
            <w:tcBorders>
              <w:top w:val="single" w:sz="4" w:space="0" w:color="auto"/>
              <w:bottom w:val="single" w:sz="4" w:space="0" w:color="auto"/>
            </w:tcBorders>
          </w:tcPr>
          <w:p w14:paraId="7B4679EC" w14:textId="77777777" w:rsidR="00B87959" w:rsidRPr="00E53351" w:rsidRDefault="00B87959" w:rsidP="000E6D34">
            <w:pPr>
              <w:jc w:val="center"/>
              <w:rPr>
                <w:sz w:val="16"/>
                <w:szCs w:val="16"/>
              </w:rPr>
            </w:pPr>
            <w:r w:rsidRPr="00E53351">
              <w:rPr>
                <w:sz w:val="16"/>
                <w:szCs w:val="16"/>
              </w:rPr>
              <w:t>Air</w:t>
            </w:r>
          </w:p>
        </w:tc>
        <w:tc>
          <w:tcPr>
            <w:tcW w:w="1337" w:type="dxa"/>
            <w:tcBorders>
              <w:top w:val="single" w:sz="4" w:space="0" w:color="auto"/>
              <w:bottom w:val="single" w:sz="4" w:space="0" w:color="auto"/>
            </w:tcBorders>
          </w:tcPr>
          <w:p w14:paraId="59C05D81" w14:textId="77777777" w:rsidR="00B87959" w:rsidRPr="00E53351" w:rsidRDefault="00B87959" w:rsidP="000E6D34">
            <w:pPr>
              <w:jc w:val="center"/>
              <w:rPr>
                <w:sz w:val="16"/>
                <w:szCs w:val="16"/>
              </w:rPr>
            </w:pPr>
            <w:r w:rsidRPr="00E53351">
              <w:rPr>
                <w:sz w:val="16"/>
                <w:szCs w:val="16"/>
              </w:rPr>
              <w:t>0.001224</w:t>
            </w:r>
          </w:p>
        </w:tc>
        <w:tc>
          <w:tcPr>
            <w:tcW w:w="2185" w:type="dxa"/>
            <w:tcBorders>
              <w:top w:val="single" w:sz="4" w:space="0" w:color="auto"/>
              <w:bottom w:val="single" w:sz="4" w:space="0" w:color="auto"/>
            </w:tcBorders>
          </w:tcPr>
          <w:p w14:paraId="43CFF7B4" w14:textId="77777777" w:rsidR="00B87959" w:rsidRPr="00E53351" w:rsidRDefault="00B87959" w:rsidP="000E6D34">
            <w:pPr>
              <w:rPr>
                <w:sz w:val="16"/>
                <w:szCs w:val="16"/>
              </w:rPr>
            </w:pPr>
            <w:r w:rsidRPr="00E53351">
              <w:rPr>
                <w:sz w:val="16"/>
                <w:szCs w:val="16"/>
              </w:rPr>
              <w:t>Shielding Chamber</w:t>
            </w:r>
          </w:p>
        </w:tc>
      </w:tr>
      <w:tr w:rsidR="00B87959" w:rsidRPr="00E53351" w14:paraId="6F2476A5" w14:textId="77777777" w:rsidTr="00D81975">
        <w:tc>
          <w:tcPr>
            <w:tcW w:w="1172" w:type="dxa"/>
            <w:tcBorders>
              <w:top w:val="single" w:sz="4" w:space="0" w:color="auto"/>
              <w:bottom w:val="single" w:sz="4" w:space="0" w:color="auto"/>
            </w:tcBorders>
          </w:tcPr>
          <w:p w14:paraId="7149ED33" w14:textId="77777777" w:rsidR="00B87959" w:rsidRPr="00E53351" w:rsidRDefault="00B87959" w:rsidP="000E6D34">
            <w:pPr>
              <w:jc w:val="center"/>
              <w:rPr>
                <w:sz w:val="16"/>
                <w:szCs w:val="16"/>
              </w:rPr>
            </w:pPr>
            <w:r w:rsidRPr="00E53351">
              <w:rPr>
                <w:sz w:val="16"/>
                <w:szCs w:val="16"/>
              </w:rPr>
              <w:t>Lead</w:t>
            </w:r>
          </w:p>
        </w:tc>
        <w:tc>
          <w:tcPr>
            <w:tcW w:w="1337" w:type="dxa"/>
            <w:tcBorders>
              <w:top w:val="single" w:sz="4" w:space="0" w:color="auto"/>
              <w:bottom w:val="single" w:sz="4" w:space="0" w:color="auto"/>
            </w:tcBorders>
          </w:tcPr>
          <w:p w14:paraId="3C1DB21E" w14:textId="77777777" w:rsidR="00B87959" w:rsidRPr="00E53351" w:rsidRDefault="00B87959" w:rsidP="000E6D34">
            <w:pPr>
              <w:jc w:val="center"/>
              <w:rPr>
                <w:sz w:val="16"/>
                <w:szCs w:val="16"/>
              </w:rPr>
            </w:pPr>
            <w:r w:rsidRPr="00E53351">
              <w:rPr>
                <w:sz w:val="16"/>
                <w:szCs w:val="16"/>
              </w:rPr>
              <w:t>11.34</w:t>
            </w:r>
          </w:p>
        </w:tc>
        <w:tc>
          <w:tcPr>
            <w:tcW w:w="2185" w:type="dxa"/>
            <w:tcBorders>
              <w:top w:val="single" w:sz="4" w:space="0" w:color="auto"/>
              <w:bottom w:val="single" w:sz="4" w:space="0" w:color="auto"/>
            </w:tcBorders>
          </w:tcPr>
          <w:p w14:paraId="5A46F4A6" w14:textId="77777777" w:rsidR="00B87959" w:rsidRPr="00E53351" w:rsidRDefault="00B87959" w:rsidP="000E6D34">
            <w:pPr>
              <w:rPr>
                <w:sz w:val="16"/>
                <w:szCs w:val="16"/>
              </w:rPr>
            </w:pPr>
            <w:r w:rsidRPr="00E53351">
              <w:rPr>
                <w:sz w:val="16"/>
                <w:szCs w:val="16"/>
              </w:rPr>
              <w:t>Shielding</w:t>
            </w:r>
          </w:p>
        </w:tc>
      </w:tr>
      <w:tr w:rsidR="00B87959" w:rsidRPr="00E53351" w14:paraId="33BF9175" w14:textId="77777777" w:rsidTr="00D81975">
        <w:tc>
          <w:tcPr>
            <w:tcW w:w="1172" w:type="dxa"/>
            <w:tcBorders>
              <w:top w:val="single" w:sz="4" w:space="0" w:color="auto"/>
              <w:bottom w:val="single" w:sz="4" w:space="0" w:color="auto"/>
            </w:tcBorders>
          </w:tcPr>
          <w:p w14:paraId="64E878D2" w14:textId="77777777" w:rsidR="00B87959" w:rsidRPr="00E53351" w:rsidRDefault="00B87959" w:rsidP="000E6D34">
            <w:pPr>
              <w:jc w:val="center"/>
              <w:rPr>
                <w:sz w:val="16"/>
                <w:szCs w:val="16"/>
              </w:rPr>
            </w:pPr>
            <w:r w:rsidRPr="00E53351">
              <w:rPr>
                <w:sz w:val="16"/>
                <w:szCs w:val="16"/>
              </w:rPr>
              <w:t>Acrylic Glass</w:t>
            </w:r>
          </w:p>
        </w:tc>
        <w:tc>
          <w:tcPr>
            <w:tcW w:w="1337" w:type="dxa"/>
            <w:tcBorders>
              <w:top w:val="single" w:sz="4" w:space="0" w:color="auto"/>
              <w:bottom w:val="single" w:sz="4" w:space="0" w:color="auto"/>
            </w:tcBorders>
          </w:tcPr>
          <w:p w14:paraId="45700B3F" w14:textId="77777777" w:rsidR="00B87959" w:rsidRPr="00E53351" w:rsidRDefault="00B87959" w:rsidP="000E6D34">
            <w:pPr>
              <w:jc w:val="center"/>
              <w:rPr>
                <w:sz w:val="16"/>
                <w:szCs w:val="16"/>
              </w:rPr>
            </w:pPr>
            <w:r w:rsidRPr="00E53351">
              <w:rPr>
                <w:sz w:val="16"/>
                <w:szCs w:val="16"/>
              </w:rPr>
              <w:t>1.19</w:t>
            </w:r>
          </w:p>
        </w:tc>
        <w:tc>
          <w:tcPr>
            <w:tcW w:w="2185" w:type="dxa"/>
            <w:tcBorders>
              <w:top w:val="single" w:sz="4" w:space="0" w:color="auto"/>
              <w:bottom w:val="single" w:sz="4" w:space="0" w:color="auto"/>
            </w:tcBorders>
          </w:tcPr>
          <w:p w14:paraId="766C4C7F" w14:textId="77777777" w:rsidR="00B87959" w:rsidRPr="00E53351" w:rsidRDefault="00B87959" w:rsidP="000E6D34">
            <w:pPr>
              <w:rPr>
                <w:sz w:val="16"/>
                <w:szCs w:val="16"/>
              </w:rPr>
            </w:pPr>
            <w:r w:rsidRPr="00E53351">
              <w:rPr>
                <w:sz w:val="16"/>
                <w:szCs w:val="16"/>
              </w:rPr>
              <w:t>Source Encapsulation</w:t>
            </w:r>
          </w:p>
        </w:tc>
      </w:tr>
      <w:tr w:rsidR="00B87959" w:rsidRPr="00E53351" w14:paraId="5640C9F1" w14:textId="77777777" w:rsidTr="00D81975">
        <w:tc>
          <w:tcPr>
            <w:tcW w:w="1172" w:type="dxa"/>
            <w:tcBorders>
              <w:top w:val="single" w:sz="4" w:space="0" w:color="auto"/>
              <w:bottom w:val="triple" w:sz="4" w:space="0" w:color="auto"/>
            </w:tcBorders>
          </w:tcPr>
          <w:p w14:paraId="573C0FF1" w14:textId="77777777" w:rsidR="00B87959" w:rsidRPr="00E53351" w:rsidRDefault="00B87959" w:rsidP="000E6D34">
            <w:pPr>
              <w:jc w:val="center"/>
              <w:rPr>
                <w:sz w:val="16"/>
                <w:szCs w:val="16"/>
              </w:rPr>
            </w:pPr>
            <w:r w:rsidRPr="00E53351">
              <w:rPr>
                <w:sz w:val="16"/>
                <w:szCs w:val="16"/>
              </w:rPr>
              <w:t>Vacuum</w:t>
            </w:r>
          </w:p>
        </w:tc>
        <w:tc>
          <w:tcPr>
            <w:tcW w:w="1337" w:type="dxa"/>
            <w:tcBorders>
              <w:top w:val="single" w:sz="4" w:space="0" w:color="auto"/>
              <w:bottom w:val="triple" w:sz="4" w:space="0" w:color="auto"/>
            </w:tcBorders>
          </w:tcPr>
          <w:p w14:paraId="363C739B" w14:textId="77777777" w:rsidR="00B87959" w:rsidRPr="00E53351" w:rsidRDefault="00B87959" w:rsidP="000E6D34">
            <w:pPr>
              <w:jc w:val="center"/>
              <w:rPr>
                <w:sz w:val="16"/>
                <w:szCs w:val="16"/>
              </w:rPr>
            </w:pPr>
            <w:r w:rsidRPr="00E53351">
              <w:rPr>
                <w:sz w:val="16"/>
                <w:szCs w:val="16"/>
              </w:rPr>
              <w:t>---</w:t>
            </w:r>
          </w:p>
        </w:tc>
        <w:tc>
          <w:tcPr>
            <w:tcW w:w="2185" w:type="dxa"/>
            <w:tcBorders>
              <w:top w:val="single" w:sz="4" w:space="0" w:color="auto"/>
              <w:bottom w:val="triple" w:sz="4" w:space="0" w:color="auto"/>
            </w:tcBorders>
          </w:tcPr>
          <w:p w14:paraId="482BE018" w14:textId="77777777" w:rsidR="00B87959" w:rsidRPr="00E53351" w:rsidRDefault="00B87959" w:rsidP="000E6D34">
            <w:pPr>
              <w:rPr>
                <w:sz w:val="16"/>
                <w:szCs w:val="16"/>
              </w:rPr>
            </w:pPr>
            <w:r w:rsidRPr="00E53351">
              <w:rPr>
                <w:sz w:val="16"/>
                <w:szCs w:val="16"/>
              </w:rPr>
              <w:t>Coaxial Space</w:t>
            </w:r>
          </w:p>
        </w:tc>
      </w:tr>
    </w:tbl>
    <w:p w14:paraId="0E8FF87F" w14:textId="77777777" w:rsidR="008F4FD8" w:rsidRDefault="008F4FD8" w:rsidP="0068477E">
      <w:pPr>
        <w:pStyle w:val="Text"/>
        <w:ind w:firstLine="0"/>
      </w:pPr>
    </w:p>
    <w:p w14:paraId="443CE0BA" w14:textId="77777777" w:rsidR="00D81975" w:rsidRDefault="00D81975" w:rsidP="0068477E">
      <w:pPr>
        <w:pStyle w:val="Text"/>
        <w:ind w:firstLine="0"/>
      </w:pPr>
      <w:r>
        <w:tab/>
      </w:r>
      <w:r w:rsidR="003E5841">
        <w:t>The Data Block of the MCNP model also consisted of information about the photon transport, physics, tallies and the source definition.  Only photons were tracked in the simulation</w:t>
      </w:r>
      <w:del w:id="86" w:author="Robert Torzilli" w:date="2017-12-07T22:39:00Z">
        <w:r w:rsidR="003E5841" w:rsidDel="001F2FE0">
          <w:delText>,</w:delText>
        </w:r>
      </w:del>
      <w:r w:rsidR="003E5841">
        <w:t xml:space="preserve"> because only the absolute efficiency was desired.  </w:t>
      </w:r>
      <w:del w:id="87" w:author="Robert Torzilli" w:date="2017-12-07T22:39:00Z">
        <w:r w:rsidR="003E5841" w:rsidDel="001F2FE0">
          <w:delText>And so</w:delText>
        </w:r>
      </w:del>
      <w:ins w:id="88" w:author="Robert Torzilli" w:date="2017-12-07T22:39:00Z">
        <w:r w:rsidR="001F2FE0">
          <w:t>Therefor</w:t>
        </w:r>
      </w:ins>
      <w:r w:rsidR="003E5841">
        <w:t xml:space="preserve"> a full energy spectrum that accounts for secondary radiation was not required</w:t>
      </w:r>
      <w:del w:id="89" w:author="Robert Torzilli" w:date="2017-12-07T22:39:00Z">
        <w:r w:rsidR="003E5841" w:rsidDel="001F2FE0">
          <w:delText>,</w:delText>
        </w:r>
      </w:del>
      <w:r w:rsidR="003E5841">
        <w:t xml:space="preserve"> and the Gaussian Energy Broadening Card </w:t>
      </w:r>
      <w:del w:id="90" w:author="Robert Torzilli" w:date="2017-12-07T22:39:00Z">
        <w:r w:rsidR="003E5841" w:rsidDel="001F2FE0">
          <w:delText xml:space="preserve">(GEB) </w:delText>
        </w:r>
      </w:del>
      <w:r w:rsidR="003E5841">
        <w:t xml:space="preserve">was not utilized.  </w:t>
      </w:r>
      <w:commentRangeStart w:id="91"/>
      <w:r w:rsidR="003E5841">
        <w:t>The default Physic Card settings were used where Bremsstrahlung, coherent scattering, and photo-fission were ignored</w:t>
      </w:r>
      <w:commentRangeEnd w:id="91"/>
      <w:r w:rsidR="001F2FE0">
        <w:rPr>
          <w:rStyle w:val="CommentReference"/>
        </w:rPr>
        <w:commentReference w:id="91"/>
      </w:r>
      <w:r w:rsidR="003E5841">
        <w:t>.  The source card created an isotropic point source that emitted 12 discrete photon energies</w:t>
      </w:r>
      <w:del w:id="92" w:author="Robert Torzilli" w:date="2017-12-07T22:41:00Z">
        <w:r w:rsidR="003E5841" w:rsidDel="001F2FE0">
          <w:delText>,</w:delText>
        </w:r>
      </w:del>
      <w:r w:rsidR="003E5841">
        <w:t xml:space="preserve"> each with the same probability distribution, </w:t>
      </w:r>
      <w:ins w:id="93" w:author="Robert Torzilli" w:date="2017-12-07T22:41:00Z">
        <w:r w:rsidR="001F2FE0">
          <w:t xml:space="preserve">the </w:t>
        </w:r>
      </w:ins>
      <w:r w:rsidR="003E5841">
        <w:t xml:space="preserve">actual energies are displayed in Table 1.  The </w:t>
      </w:r>
      <w:del w:id="94" w:author="Robert Torzilli" w:date="2017-12-07T22:42:00Z">
        <w:r w:rsidR="003E5841" w:rsidDel="001F2FE0">
          <w:delText>F8, energy deposition,</w:delText>
        </w:r>
      </w:del>
      <w:ins w:id="95" w:author="Robert Torzilli" w:date="2017-12-07T22:42:00Z">
        <w:r w:rsidR="001F2FE0">
          <w:t>energy deposition, F8,</w:t>
        </w:r>
      </w:ins>
      <w:r w:rsidR="003E5841">
        <w:t xml:space="preserve"> tally was used to track</w:t>
      </w:r>
      <w:r w:rsidR="008A6565">
        <w:t xml:space="preserve"> each particle’s interaction with the Ge crystal, and 10</w:t>
      </w:r>
      <w:r w:rsidR="008A6565">
        <w:rPr>
          <w:vertAlign w:val="superscript"/>
        </w:rPr>
        <w:t>6</w:t>
      </w:r>
      <w:r w:rsidR="008A6565">
        <w:t xml:space="preserve"> source particles were used to reduce uncertainties.</w:t>
      </w:r>
    </w:p>
    <w:p w14:paraId="6E860913" w14:textId="77777777" w:rsidR="008A6565" w:rsidRDefault="008A6565" w:rsidP="0068477E">
      <w:pPr>
        <w:pStyle w:val="Text"/>
        <w:ind w:firstLine="0"/>
      </w:pPr>
      <w:r>
        <w:t xml:space="preserve">  After the model was created, research into which parameters have the largest effect on an HPGe detection efficiency was performed</w:t>
      </w:r>
      <w:del w:id="96" w:author="Robert Torzilli" w:date="2017-12-07T22:42:00Z">
        <w:r w:rsidDel="001F2FE0">
          <w:delText>,</w:delText>
        </w:r>
      </w:del>
      <w:r>
        <w:t xml:space="preserve"> and it was found that:  The </w:t>
      </w:r>
      <w:proofErr w:type="spellStart"/>
      <w:r>
        <w:t>deadlayers</w:t>
      </w:r>
      <w:proofErr w:type="spellEnd"/>
      <w:r>
        <w:t xml:space="preserve">, entrance windows, </w:t>
      </w:r>
      <w:del w:id="97" w:author="Robert Torzilli" w:date="2017-12-07T22:43:00Z">
        <w:r w:rsidDel="00755CC6">
          <w:delText xml:space="preserve">and </w:delText>
        </w:r>
      </w:del>
      <w:r>
        <w:t>the Ge crystal length and radius played the largest role in photon attenuation.</w:t>
      </w:r>
      <w:sdt>
        <w:sdtPr>
          <w:id w:val="1437100554"/>
          <w:citation/>
        </w:sdtPr>
        <w:sdtContent>
          <w:r>
            <w:fldChar w:fldCharType="begin"/>
          </w:r>
          <w:r w:rsidR="00DA2F77">
            <w:instrText xml:space="preserve">CITATION RGH02 \l 1033 </w:instrText>
          </w:r>
          <w:r>
            <w:fldChar w:fldCharType="separate"/>
          </w:r>
          <w:r w:rsidR="00DA2F77">
            <w:rPr>
              <w:noProof/>
            </w:rPr>
            <w:t xml:space="preserve"> [2]</w:t>
          </w:r>
          <w:r>
            <w:fldChar w:fldCharType="end"/>
          </w:r>
        </w:sdtContent>
      </w:sdt>
      <w:r>
        <w:t xml:space="preserve">  Understanding that lower energy photons will be more affected by attenuating layers between the source and physical Ge crystal, and that higher energy photon interactions depend more on the length and radius of the crystal, a list of </w:t>
      </w:r>
      <w:ins w:id="98" w:author="Robert Torzilli" w:date="2017-12-07T22:43:00Z">
        <w:r w:rsidR="00755CC6">
          <w:t xml:space="preserve">the </w:t>
        </w:r>
      </w:ins>
      <w:r>
        <w:t>parameters that were optimized can be found in Table 3.</w:t>
      </w:r>
    </w:p>
    <w:p w14:paraId="2716FF03" w14:textId="77777777" w:rsidR="008A6565" w:rsidRDefault="008A656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942"/>
        <w:gridCol w:w="1096"/>
        <w:gridCol w:w="1059"/>
      </w:tblGrid>
      <w:tr w:rsidR="00A363EB" w:rsidRPr="00BC28E3" w14:paraId="64B0E5FA" w14:textId="77777777" w:rsidTr="00A363EB">
        <w:tc>
          <w:tcPr>
            <w:tcW w:w="5030" w:type="dxa"/>
            <w:gridSpan w:val="4"/>
            <w:tcBorders>
              <w:bottom w:val="triple" w:sz="4" w:space="0" w:color="auto"/>
            </w:tcBorders>
            <w:shd w:val="clear" w:color="auto" w:fill="auto"/>
            <w:vAlign w:val="center"/>
          </w:tcPr>
          <w:p w14:paraId="3841D927" w14:textId="77777777" w:rsidR="00A363EB" w:rsidRPr="00DF6F14" w:rsidRDefault="00A363EB" w:rsidP="00A363EB">
            <w:pPr>
              <w:pStyle w:val="TableTitle"/>
            </w:pPr>
            <w:r>
              <w:t>TABLE 3</w:t>
            </w:r>
          </w:p>
          <w:p w14:paraId="51347672" w14:textId="77777777" w:rsidR="00A363EB" w:rsidRPr="00A363EB" w:rsidRDefault="00A363EB" w:rsidP="00A363EB">
            <w:pPr>
              <w:jc w:val="center"/>
              <w:rPr>
                <w:sz w:val="14"/>
                <w:szCs w:val="16"/>
              </w:rPr>
            </w:pPr>
            <w:r>
              <w:rPr>
                <w:smallCaps/>
              </w:rPr>
              <w:t>HPGE MCNP Model Parameters to Optimize</w:t>
            </w:r>
          </w:p>
        </w:tc>
      </w:tr>
      <w:tr w:rsidR="00A363EB" w:rsidRPr="00BC28E3" w14:paraId="310F3F12" w14:textId="77777777" w:rsidTr="00A363EB">
        <w:tc>
          <w:tcPr>
            <w:tcW w:w="1933" w:type="dxa"/>
            <w:tcBorders>
              <w:top w:val="triple" w:sz="4" w:space="0" w:color="auto"/>
              <w:bottom w:val="single" w:sz="4" w:space="0" w:color="auto"/>
            </w:tcBorders>
            <w:shd w:val="clear" w:color="auto" w:fill="auto"/>
            <w:vAlign w:val="center"/>
          </w:tcPr>
          <w:p w14:paraId="71739D9B" w14:textId="77777777" w:rsidR="00A363EB" w:rsidRPr="00A363EB" w:rsidRDefault="00A363EB" w:rsidP="00A363EB">
            <w:pPr>
              <w:jc w:val="center"/>
              <w:rPr>
                <w:sz w:val="16"/>
                <w:szCs w:val="16"/>
              </w:rPr>
            </w:pPr>
            <w:r w:rsidRPr="00A363EB">
              <w:rPr>
                <w:sz w:val="16"/>
                <w:szCs w:val="16"/>
              </w:rPr>
              <w:t>Parameter</w:t>
            </w:r>
          </w:p>
        </w:tc>
        <w:tc>
          <w:tcPr>
            <w:tcW w:w="942" w:type="dxa"/>
            <w:tcBorders>
              <w:top w:val="triple" w:sz="4" w:space="0" w:color="auto"/>
              <w:bottom w:val="single" w:sz="4" w:space="0" w:color="auto"/>
            </w:tcBorders>
            <w:shd w:val="clear" w:color="auto" w:fill="auto"/>
            <w:vAlign w:val="center"/>
          </w:tcPr>
          <w:p w14:paraId="7B7231D3" w14:textId="77777777" w:rsidR="00A363EB" w:rsidRPr="00A363EB" w:rsidRDefault="00A363EB" w:rsidP="00A363EB">
            <w:pPr>
              <w:jc w:val="center"/>
              <w:rPr>
                <w:sz w:val="16"/>
                <w:szCs w:val="16"/>
              </w:rPr>
            </w:pPr>
            <w:r w:rsidRPr="00A363EB">
              <w:rPr>
                <w:sz w:val="16"/>
                <w:szCs w:val="16"/>
              </w:rPr>
              <w:t>Initial Value</w:t>
            </w:r>
          </w:p>
        </w:tc>
        <w:tc>
          <w:tcPr>
            <w:tcW w:w="1096" w:type="dxa"/>
            <w:tcBorders>
              <w:top w:val="triple" w:sz="4" w:space="0" w:color="auto"/>
              <w:bottom w:val="single" w:sz="4" w:space="0" w:color="auto"/>
            </w:tcBorders>
            <w:shd w:val="clear" w:color="auto" w:fill="auto"/>
            <w:vAlign w:val="center"/>
          </w:tcPr>
          <w:p w14:paraId="66EE68DB" w14:textId="77777777" w:rsidR="00A363EB" w:rsidRPr="00A363EB" w:rsidRDefault="00A363EB" w:rsidP="00A363EB">
            <w:pPr>
              <w:jc w:val="center"/>
              <w:rPr>
                <w:sz w:val="16"/>
                <w:szCs w:val="16"/>
              </w:rPr>
            </w:pPr>
            <w:r w:rsidRPr="00A363EB">
              <w:rPr>
                <w:sz w:val="16"/>
                <w:szCs w:val="16"/>
              </w:rPr>
              <w:t>Lower Bound</w:t>
            </w:r>
          </w:p>
        </w:tc>
        <w:tc>
          <w:tcPr>
            <w:tcW w:w="1059" w:type="dxa"/>
            <w:tcBorders>
              <w:top w:val="triple" w:sz="4" w:space="0" w:color="auto"/>
              <w:bottom w:val="single" w:sz="4" w:space="0" w:color="auto"/>
            </w:tcBorders>
            <w:shd w:val="clear" w:color="auto" w:fill="auto"/>
            <w:vAlign w:val="center"/>
          </w:tcPr>
          <w:p w14:paraId="6339877A" w14:textId="77777777" w:rsidR="00A363EB" w:rsidRPr="00A363EB" w:rsidRDefault="00A363EB" w:rsidP="00A363EB">
            <w:pPr>
              <w:jc w:val="center"/>
              <w:rPr>
                <w:sz w:val="16"/>
                <w:szCs w:val="16"/>
              </w:rPr>
            </w:pPr>
            <w:r w:rsidRPr="00A363EB">
              <w:rPr>
                <w:sz w:val="16"/>
                <w:szCs w:val="16"/>
              </w:rPr>
              <w:t>Upper Bound</w:t>
            </w:r>
          </w:p>
        </w:tc>
      </w:tr>
      <w:tr w:rsidR="00A363EB" w:rsidRPr="00BC28E3" w14:paraId="1FE96211" w14:textId="77777777" w:rsidTr="00A363EB">
        <w:tc>
          <w:tcPr>
            <w:tcW w:w="1933" w:type="dxa"/>
            <w:tcBorders>
              <w:top w:val="single" w:sz="4" w:space="0" w:color="auto"/>
              <w:bottom w:val="single" w:sz="4" w:space="0" w:color="auto"/>
            </w:tcBorders>
            <w:vAlign w:val="center"/>
          </w:tcPr>
          <w:p w14:paraId="30F350A9" w14:textId="77777777" w:rsidR="00A363EB" w:rsidRPr="00A363EB" w:rsidRDefault="00A363EB" w:rsidP="00A363EB">
            <w:pPr>
              <w:rPr>
                <w:sz w:val="16"/>
                <w:szCs w:val="16"/>
              </w:rPr>
            </w:pPr>
            <w:r w:rsidRPr="00A363EB">
              <w:rPr>
                <w:sz w:val="16"/>
                <w:szCs w:val="16"/>
              </w:rPr>
              <w:t>Outer Top Deadlayer [cm]</w:t>
            </w:r>
          </w:p>
        </w:tc>
        <w:tc>
          <w:tcPr>
            <w:tcW w:w="942" w:type="dxa"/>
            <w:tcBorders>
              <w:top w:val="single" w:sz="4" w:space="0" w:color="auto"/>
              <w:bottom w:val="single" w:sz="4" w:space="0" w:color="auto"/>
            </w:tcBorders>
            <w:vAlign w:val="center"/>
          </w:tcPr>
          <w:p w14:paraId="016A22F0" w14:textId="77777777" w:rsidR="00A363EB" w:rsidRPr="00A363EB" w:rsidRDefault="00A363EB" w:rsidP="00A363EB">
            <w:pPr>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5FCB05DC" w14:textId="77777777" w:rsidR="00A363EB" w:rsidRPr="00A363EB" w:rsidRDefault="00A363EB" w:rsidP="00A363EB">
            <w:pPr>
              <w:jc w:val="center"/>
              <w:rPr>
                <w:sz w:val="16"/>
                <w:szCs w:val="16"/>
              </w:rPr>
            </w:pPr>
            <w:r w:rsidRPr="00A363EB">
              <w:rPr>
                <w:sz w:val="16"/>
                <w:szCs w:val="16"/>
              </w:rPr>
              <w:t>0.013</w:t>
            </w:r>
          </w:p>
        </w:tc>
        <w:tc>
          <w:tcPr>
            <w:tcW w:w="1059" w:type="dxa"/>
            <w:tcBorders>
              <w:top w:val="single" w:sz="4" w:space="0" w:color="auto"/>
              <w:bottom w:val="single" w:sz="4" w:space="0" w:color="auto"/>
            </w:tcBorders>
            <w:vAlign w:val="center"/>
          </w:tcPr>
          <w:p w14:paraId="0AACBD5D" w14:textId="77777777" w:rsidR="00A363EB" w:rsidRPr="00A363EB" w:rsidRDefault="00A363EB" w:rsidP="00A363EB">
            <w:pPr>
              <w:jc w:val="center"/>
              <w:rPr>
                <w:sz w:val="16"/>
                <w:szCs w:val="16"/>
              </w:rPr>
            </w:pPr>
            <w:r w:rsidRPr="00A363EB">
              <w:rPr>
                <w:sz w:val="16"/>
                <w:szCs w:val="16"/>
              </w:rPr>
              <w:t>0.73899333</w:t>
            </w:r>
          </w:p>
        </w:tc>
      </w:tr>
      <w:tr w:rsidR="00A363EB" w:rsidRPr="00BC28E3" w14:paraId="6120D0F4" w14:textId="77777777" w:rsidTr="00A363EB">
        <w:tc>
          <w:tcPr>
            <w:tcW w:w="1933" w:type="dxa"/>
            <w:tcBorders>
              <w:top w:val="single" w:sz="4" w:space="0" w:color="auto"/>
              <w:bottom w:val="single" w:sz="4" w:space="0" w:color="auto"/>
            </w:tcBorders>
            <w:vAlign w:val="center"/>
          </w:tcPr>
          <w:p w14:paraId="5763F260" w14:textId="77777777" w:rsidR="00A363EB" w:rsidRPr="00A363EB" w:rsidRDefault="00A363EB" w:rsidP="00A363EB">
            <w:pPr>
              <w:rPr>
                <w:sz w:val="16"/>
                <w:szCs w:val="16"/>
              </w:rPr>
            </w:pPr>
            <w:r w:rsidRPr="00A363EB">
              <w:rPr>
                <w:sz w:val="16"/>
                <w:szCs w:val="16"/>
              </w:rPr>
              <w:t>Outer Sides Deadlayer [cm]</w:t>
            </w:r>
          </w:p>
        </w:tc>
        <w:tc>
          <w:tcPr>
            <w:tcW w:w="942" w:type="dxa"/>
            <w:tcBorders>
              <w:top w:val="single" w:sz="4" w:space="0" w:color="auto"/>
              <w:bottom w:val="single" w:sz="4" w:space="0" w:color="auto"/>
            </w:tcBorders>
            <w:vAlign w:val="center"/>
          </w:tcPr>
          <w:p w14:paraId="305642AA" w14:textId="77777777" w:rsidR="00A363EB" w:rsidRPr="00A363EB" w:rsidRDefault="00A363EB" w:rsidP="00A363EB">
            <w:pPr>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78483BE9" w14:textId="77777777" w:rsidR="00A363EB" w:rsidRPr="00A363EB" w:rsidRDefault="00A363EB" w:rsidP="00A363EB">
            <w:pPr>
              <w:jc w:val="center"/>
              <w:rPr>
                <w:sz w:val="16"/>
                <w:szCs w:val="16"/>
              </w:rPr>
            </w:pPr>
            <w:r w:rsidRPr="00A363EB">
              <w:rPr>
                <w:sz w:val="16"/>
                <w:szCs w:val="16"/>
              </w:rPr>
              <w:t>0.03</w:t>
            </w:r>
          </w:p>
        </w:tc>
        <w:tc>
          <w:tcPr>
            <w:tcW w:w="1059" w:type="dxa"/>
            <w:tcBorders>
              <w:top w:val="single" w:sz="4" w:space="0" w:color="auto"/>
              <w:bottom w:val="single" w:sz="4" w:space="0" w:color="auto"/>
            </w:tcBorders>
            <w:vAlign w:val="center"/>
          </w:tcPr>
          <w:p w14:paraId="062F56C7" w14:textId="77777777" w:rsidR="00A363EB" w:rsidRPr="00A363EB" w:rsidRDefault="00A363EB" w:rsidP="00A363EB">
            <w:pPr>
              <w:jc w:val="center"/>
              <w:rPr>
                <w:sz w:val="16"/>
                <w:szCs w:val="16"/>
              </w:rPr>
            </w:pPr>
            <w:r w:rsidRPr="00A363EB">
              <w:rPr>
                <w:sz w:val="16"/>
                <w:szCs w:val="16"/>
              </w:rPr>
              <w:t>0.23</w:t>
            </w:r>
          </w:p>
        </w:tc>
      </w:tr>
      <w:tr w:rsidR="00A363EB" w:rsidRPr="00BC28E3" w14:paraId="33A9F4EC" w14:textId="77777777" w:rsidTr="00A363EB">
        <w:tc>
          <w:tcPr>
            <w:tcW w:w="1933" w:type="dxa"/>
            <w:tcBorders>
              <w:top w:val="single" w:sz="4" w:space="0" w:color="auto"/>
              <w:bottom w:val="single" w:sz="4" w:space="0" w:color="auto"/>
            </w:tcBorders>
            <w:vAlign w:val="center"/>
          </w:tcPr>
          <w:p w14:paraId="42FD177A" w14:textId="77777777" w:rsidR="00A363EB" w:rsidRPr="00A363EB" w:rsidRDefault="00A363EB" w:rsidP="00A363EB">
            <w:pPr>
              <w:rPr>
                <w:sz w:val="16"/>
                <w:szCs w:val="16"/>
              </w:rPr>
            </w:pPr>
            <w:r w:rsidRPr="00A363EB">
              <w:rPr>
                <w:sz w:val="16"/>
                <w:szCs w:val="16"/>
              </w:rPr>
              <w:t>Ge Crystal Length [cm]</w:t>
            </w:r>
          </w:p>
        </w:tc>
        <w:tc>
          <w:tcPr>
            <w:tcW w:w="942" w:type="dxa"/>
            <w:tcBorders>
              <w:top w:val="single" w:sz="4" w:space="0" w:color="auto"/>
              <w:bottom w:val="single" w:sz="4" w:space="0" w:color="auto"/>
            </w:tcBorders>
            <w:vAlign w:val="center"/>
          </w:tcPr>
          <w:p w14:paraId="027A804F" w14:textId="77777777" w:rsidR="00A363EB" w:rsidRPr="00A363EB" w:rsidRDefault="00A363EB" w:rsidP="00A363EB">
            <w:pPr>
              <w:jc w:val="center"/>
              <w:rPr>
                <w:sz w:val="16"/>
                <w:szCs w:val="16"/>
              </w:rPr>
            </w:pPr>
            <w:r w:rsidRPr="00A363EB">
              <w:rPr>
                <w:sz w:val="16"/>
                <w:szCs w:val="16"/>
              </w:rPr>
              <w:t>8.32</w:t>
            </w:r>
          </w:p>
        </w:tc>
        <w:tc>
          <w:tcPr>
            <w:tcW w:w="1096" w:type="dxa"/>
            <w:tcBorders>
              <w:top w:val="single" w:sz="4" w:space="0" w:color="auto"/>
              <w:bottom w:val="single" w:sz="4" w:space="0" w:color="auto"/>
            </w:tcBorders>
            <w:vAlign w:val="center"/>
          </w:tcPr>
          <w:p w14:paraId="30991A23" w14:textId="77777777" w:rsidR="00A363EB" w:rsidRPr="00A363EB" w:rsidRDefault="00A363EB" w:rsidP="00A363EB">
            <w:pPr>
              <w:jc w:val="center"/>
              <w:rPr>
                <w:sz w:val="16"/>
                <w:szCs w:val="16"/>
              </w:rPr>
            </w:pPr>
            <w:r w:rsidRPr="00A363EB">
              <w:rPr>
                <w:sz w:val="16"/>
                <w:szCs w:val="16"/>
              </w:rPr>
              <w:t>7.474993997</w:t>
            </w:r>
          </w:p>
        </w:tc>
        <w:tc>
          <w:tcPr>
            <w:tcW w:w="1059" w:type="dxa"/>
            <w:tcBorders>
              <w:top w:val="single" w:sz="4" w:space="0" w:color="auto"/>
              <w:bottom w:val="single" w:sz="4" w:space="0" w:color="auto"/>
            </w:tcBorders>
            <w:vAlign w:val="center"/>
          </w:tcPr>
          <w:p w14:paraId="7C8C7679" w14:textId="77777777" w:rsidR="00A363EB" w:rsidRPr="00A363EB" w:rsidRDefault="00A363EB" w:rsidP="00A363EB">
            <w:pPr>
              <w:jc w:val="center"/>
              <w:rPr>
                <w:sz w:val="16"/>
                <w:szCs w:val="16"/>
              </w:rPr>
            </w:pPr>
            <w:r w:rsidRPr="00A363EB">
              <w:rPr>
                <w:sz w:val="16"/>
                <w:szCs w:val="16"/>
              </w:rPr>
              <w:t>9.165002</w:t>
            </w:r>
          </w:p>
        </w:tc>
      </w:tr>
      <w:tr w:rsidR="00A363EB" w:rsidRPr="00BC28E3" w14:paraId="296FDA5E" w14:textId="77777777" w:rsidTr="00A363EB">
        <w:tc>
          <w:tcPr>
            <w:tcW w:w="1933" w:type="dxa"/>
            <w:tcBorders>
              <w:top w:val="single" w:sz="4" w:space="0" w:color="auto"/>
              <w:bottom w:val="single" w:sz="4" w:space="0" w:color="auto"/>
            </w:tcBorders>
            <w:vAlign w:val="center"/>
          </w:tcPr>
          <w:p w14:paraId="1A25CA0B" w14:textId="77777777" w:rsidR="00A363EB" w:rsidRPr="00A363EB" w:rsidRDefault="00A363EB" w:rsidP="00A363EB">
            <w:pPr>
              <w:rPr>
                <w:sz w:val="16"/>
                <w:szCs w:val="16"/>
              </w:rPr>
            </w:pPr>
            <w:r w:rsidRPr="00A363EB">
              <w:rPr>
                <w:sz w:val="16"/>
                <w:szCs w:val="16"/>
              </w:rPr>
              <w:t>Kapton Window [cm]</w:t>
            </w:r>
          </w:p>
        </w:tc>
        <w:tc>
          <w:tcPr>
            <w:tcW w:w="942" w:type="dxa"/>
            <w:tcBorders>
              <w:top w:val="single" w:sz="4" w:space="0" w:color="auto"/>
              <w:bottom w:val="single" w:sz="4" w:space="0" w:color="auto"/>
            </w:tcBorders>
            <w:vAlign w:val="center"/>
          </w:tcPr>
          <w:p w14:paraId="36C4C656" w14:textId="77777777" w:rsidR="00A363EB" w:rsidRPr="00A363EB" w:rsidRDefault="00F349F9" w:rsidP="00A363EB">
            <w:pPr>
              <w:jc w:val="center"/>
              <w:rPr>
                <w:sz w:val="16"/>
                <w:szCs w:val="16"/>
              </w:rPr>
            </w:pPr>
            <w:r>
              <w:rPr>
                <w:sz w:val="16"/>
                <w:szCs w:val="16"/>
              </w:rPr>
              <w:t>0.010</w:t>
            </w:r>
          </w:p>
        </w:tc>
        <w:tc>
          <w:tcPr>
            <w:tcW w:w="1096" w:type="dxa"/>
            <w:tcBorders>
              <w:top w:val="single" w:sz="4" w:space="0" w:color="auto"/>
              <w:bottom w:val="single" w:sz="4" w:space="0" w:color="auto"/>
            </w:tcBorders>
            <w:vAlign w:val="center"/>
          </w:tcPr>
          <w:p w14:paraId="35F9AFE1" w14:textId="77777777" w:rsidR="00A363EB" w:rsidRPr="00A363EB" w:rsidRDefault="00A363EB" w:rsidP="00A363EB">
            <w:pPr>
              <w:jc w:val="center"/>
              <w:rPr>
                <w:sz w:val="16"/>
                <w:szCs w:val="16"/>
              </w:rPr>
            </w:pPr>
            <w:r w:rsidRPr="00A363EB">
              <w:rPr>
                <w:sz w:val="16"/>
                <w:szCs w:val="16"/>
              </w:rPr>
              <w:t>0.00516</w:t>
            </w:r>
          </w:p>
        </w:tc>
        <w:tc>
          <w:tcPr>
            <w:tcW w:w="1059" w:type="dxa"/>
            <w:tcBorders>
              <w:top w:val="single" w:sz="4" w:space="0" w:color="auto"/>
              <w:bottom w:val="single" w:sz="4" w:space="0" w:color="auto"/>
            </w:tcBorders>
            <w:vAlign w:val="center"/>
          </w:tcPr>
          <w:p w14:paraId="46DD0E06" w14:textId="77777777" w:rsidR="00A363EB" w:rsidRPr="00A363EB" w:rsidRDefault="00A363EB" w:rsidP="00A363EB">
            <w:pPr>
              <w:jc w:val="center"/>
              <w:rPr>
                <w:sz w:val="16"/>
                <w:szCs w:val="16"/>
              </w:rPr>
            </w:pPr>
            <w:r w:rsidRPr="00A363EB">
              <w:rPr>
                <w:sz w:val="16"/>
                <w:szCs w:val="16"/>
              </w:rPr>
              <w:t>0.11016</w:t>
            </w:r>
          </w:p>
        </w:tc>
      </w:tr>
      <w:tr w:rsidR="00A363EB" w:rsidRPr="00BC28E3" w14:paraId="7EA1EC34" w14:textId="77777777" w:rsidTr="00A363EB">
        <w:tc>
          <w:tcPr>
            <w:tcW w:w="1933" w:type="dxa"/>
            <w:tcBorders>
              <w:top w:val="single" w:sz="4" w:space="0" w:color="auto"/>
              <w:bottom w:val="single" w:sz="4" w:space="0" w:color="auto"/>
            </w:tcBorders>
            <w:vAlign w:val="center"/>
          </w:tcPr>
          <w:p w14:paraId="431907FD" w14:textId="77777777" w:rsidR="00A363EB" w:rsidRPr="00A363EB" w:rsidRDefault="00A363EB" w:rsidP="00A363EB">
            <w:pPr>
              <w:rPr>
                <w:sz w:val="16"/>
                <w:szCs w:val="16"/>
              </w:rPr>
            </w:pPr>
            <w:r w:rsidRPr="00A363EB">
              <w:rPr>
                <w:sz w:val="16"/>
                <w:szCs w:val="16"/>
              </w:rPr>
              <w:t>Inner Top Coaxial Deadlayer [cm]</w:t>
            </w:r>
          </w:p>
        </w:tc>
        <w:tc>
          <w:tcPr>
            <w:tcW w:w="942" w:type="dxa"/>
            <w:tcBorders>
              <w:top w:val="single" w:sz="4" w:space="0" w:color="auto"/>
              <w:bottom w:val="single" w:sz="4" w:space="0" w:color="auto"/>
            </w:tcBorders>
            <w:vAlign w:val="center"/>
          </w:tcPr>
          <w:p w14:paraId="32544576" w14:textId="77777777" w:rsidR="00A363EB" w:rsidRPr="00A363EB" w:rsidRDefault="00A363EB" w:rsidP="00A363EB">
            <w:pPr>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5F97D75" w14:textId="77777777" w:rsidR="00A363EB" w:rsidRPr="00A363EB" w:rsidRDefault="00A363EB" w:rsidP="00A363EB">
            <w:pPr>
              <w:jc w:val="center"/>
              <w:rPr>
                <w:sz w:val="16"/>
                <w:szCs w:val="16"/>
              </w:rPr>
            </w:pPr>
            <w:r w:rsidRPr="00A363EB">
              <w:rPr>
                <w:sz w:val="16"/>
                <w:szCs w:val="16"/>
              </w:rPr>
              <w:t>5.67E-06</w:t>
            </w:r>
          </w:p>
        </w:tc>
        <w:tc>
          <w:tcPr>
            <w:tcW w:w="1059" w:type="dxa"/>
            <w:tcBorders>
              <w:top w:val="single" w:sz="4" w:space="0" w:color="auto"/>
              <w:bottom w:val="single" w:sz="4" w:space="0" w:color="auto"/>
            </w:tcBorders>
            <w:vAlign w:val="center"/>
          </w:tcPr>
          <w:p w14:paraId="2F4ED72F" w14:textId="77777777" w:rsidR="00A363EB" w:rsidRPr="00A363EB" w:rsidRDefault="00A363EB" w:rsidP="00A363EB">
            <w:pPr>
              <w:jc w:val="center"/>
              <w:rPr>
                <w:sz w:val="16"/>
                <w:szCs w:val="16"/>
              </w:rPr>
            </w:pPr>
            <w:r w:rsidRPr="00A363EB">
              <w:rPr>
                <w:sz w:val="16"/>
                <w:szCs w:val="16"/>
              </w:rPr>
              <w:t>0.00013</w:t>
            </w:r>
          </w:p>
        </w:tc>
      </w:tr>
      <w:tr w:rsidR="00A363EB" w:rsidRPr="00BC28E3" w14:paraId="0E8F4C73" w14:textId="77777777" w:rsidTr="00A363EB">
        <w:tc>
          <w:tcPr>
            <w:tcW w:w="1933" w:type="dxa"/>
            <w:tcBorders>
              <w:top w:val="single" w:sz="4" w:space="0" w:color="auto"/>
              <w:bottom w:val="single" w:sz="4" w:space="0" w:color="auto"/>
            </w:tcBorders>
            <w:vAlign w:val="center"/>
          </w:tcPr>
          <w:p w14:paraId="24EF87B2" w14:textId="77777777" w:rsidR="00A363EB" w:rsidRPr="00A363EB" w:rsidRDefault="00A363EB" w:rsidP="00A363EB">
            <w:pPr>
              <w:rPr>
                <w:sz w:val="16"/>
                <w:szCs w:val="16"/>
              </w:rPr>
            </w:pPr>
            <w:r w:rsidRPr="00A363EB">
              <w:rPr>
                <w:sz w:val="16"/>
                <w:szCs w:val="16"/>
              </w:rPr>
              <w:t>Inner Sides Coaxial Deadlayer [cm]</w:t>
            </w:r>
          </w:p>
        </w:tc>
        <w:tc>
          <w:tcPr>
            <w:tcW w:w="942" w:type="dxa"/>
            <w:tcBorders>
              <w:top w:val="single" w:sz="4" w:space="0" w:color="auto"/>
              <w:bottom w:val="single" w:sz="4" w:space="0" w:color="auto"/>
            </w:tcBorders>
            <w:vAlign w:val="center"/>
          </w:tcPr>
          <w:p w14:paraId="1435746F" w14:textId="77777777" w:rsidR="00A363EB" w:rsidRPr="00A363EB" w:rsidRDefault="00A363EB" w:rsidP="00A363EB">
            <w:pPr>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1C085B6" w14:textId="77777777" w:rsidR="00A363EB" w:rsidRPr="00A363EB" w:rsidRDefault="00A363EB" w:rsidP="00A363EB">
            <w:pPr>
              <w:jc w:val="center"/>
              <w:rPr>
                <w:sz w:val="16"/>
                <w:szCs w:val="16"/>
              </w:rPr>
            </w:pPr>
            <w:r w:rsidRPr="00A363EB">
              <w:rPr>
                <w:sz w:val="16"/>
                <w:szCs w:val="16"/>
              </w:rPr>
              <w:t>1.00E-05</w:t>
            </w:r>
          </w:p>
        </w:tc>
        <w:tc>
          <w:tcPr>
            <w:tcW w:w="1059" w:type="dxa"/>
            <w:tcBorders>
              <w:top w:val="single" w:sz="4" w:space="0" w:color="auto"/>
              <w:bottom w:val="single" w:sz="4" w:space="0" w:color="auto"/>
            </w:tcBorders>
            <w:vAlign w:val="center"/>
          </w:tcPr>
          <w:p w14:paraId="31D68A95" w14:textId="77777777" w:rsidR="00A363EB" w:rsidRPr="00A363EB" w:rsidRDefault="00A363EB" w:rsidP="00A363EB">
            <w:pPr>
              <w:jc w:val="center"/>
              <w:rPr>
                <w:sz w:val="16"/>
                <w:szCs w:val="16"/>
              </w:rPr>
            </w:pPr>
            <w:r w:rsidRPr="00A363EB">
              <w:rPr>
                <w:sz w:val="16"/>
                <w:szCs w:val="16"/>
              </w:rPr>
              <w:t>1.00E-04</w:t>
            </w:r>
          </w:p>
        </w:tc>
      </w:tr>
      <w:tr w:rsidR="00A363EB" w:rsidRPr="00BC28E3" w14:paraId="1E8CD4FF" w14:textId="77777777" w:rsidTr="00A363EB">
        <w:tc>
          <w:tcPr>
            <w:tcW w:w="1933" w:type="dxa"/>
            <w:tcBorders>
              <w:top w:val="single" w:sz="4" w:space="0" w:color="auto"/>
              <w:bottom w:val="single" w:sz="4" w:space="0" w:color="auto"/>
            </w:tcBorders>
            <w:vAlign w:val="center"/>
          </w:tcPr>
          <w:p w14:paraId="2A7494D8" w14:textId="77777777" w:rsidR="00A363EB" w:rsidRPr="00A363EB" w:rsidRDefault="00A363EB" w:rsidP="00A363EB">
            <w:pPr>
              <w:rPr>
                <w:sz w:val="16"/>
                <w:szCs w:val="16"/>
              </w:rPr>
            </w:pPr>
            <w:r w:rsidRPr="00A363EB">
              <w:rPr>
                <w:sz w:val="16"/>
                <w:szCs w:val="16"/>
              </w:rPr>
              <w:t>Top Al Casing Thickness [cm]</w:t>
            </w:r>
          </w:p>
        </w:tc>
        <w:tc>
          <w:tcPr>
            <w:tcW w:w="942" w:type="dxa"/>
            <w:tcBorders>
              <w:top w:val="single" w:sz="4" w:space="0" w:color="auto"/>
              <w:bottom w:val="single" w:sz="4" w:space="0" w:color="auto"/>
            </w:tcBorders>
            <w:vAlign w:val="center"/>
          </w:tcPr>
          <w:p w14:paraId="557EFDBB" w14:textId="77777777" w:rsidR="00A363EB" w:rsidRPr="00A363EB" w:rsidRDefault="00A363EB" w:rsidP="00A363EB">
            <w:pPr>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03D8D1EB" w14:textId="77777777" w:rsidR="00A363EB" w:rsidRPr="00A363EB" w:rsidRDefault="00A363EB" w:rsidP="00A363EB">
            <w:pPr>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2FF9D5D3" w14:textId="77777777" w:rsidR="00A363EB" w:rsidRPr="00A363EB" w:rsidRDefault="00A363EB" w:rsidP="00A363EB">
            <w:pPr>
              <w:jc w:val="center"/>
              <w:rPr>
                <w:sz w:val="16"/>
                <w:szCs w:val="16"/>
              </w:rPr>
            </w:pPr>
            <w:r w:rsidRPr="00A363EB">
              <w:rPr>
                <w:sz w:val="16"/>
                <w:szCs w:val="16"/>
              </w:rPr>
              <w:t>0.25</w:t>
            </w:r>
          </w:p>
        </w:tc>
      </w:tr>
      <w:tr w:rsidR="00A363EB" w:rsidRPr="00BC28E3" w14:paraId="6F262844" w14:textId="77777777" w:rsidTr="00A363EB">
        <w:tc>
          <w:tcPr>
            <w:tcW w:w="1933" w:type="dxa"/>
            <w:tcBorders>
              <w:top w:val="single" w:sz="4" w:space="0" w:color="auto"/>
              <w:bottom w:val="single" w:sz="4" w:space="0" w:color="auto"/>
            </w:tcBorders>
            <w:vAlign w:val="center"/>
          </w:tcPr>
          <w:p w14:paraId="1BD41035" w14:textId="77777777" w:rsidR="00A363EB" w:rsidRPr="00A363EB" w:rsidRDefault="00A363EB" w:rsidP="00A363EB">
            <w:pPr>
              <w:rPr>
                <w:sz w:val="16"/>
                <w:szCs w:val="16"/>
              </w:rPr>
            </w:pPr>
            <w:r w:rsidRPr="00A363EB">
              <w:rPr>
                <w:sz w:val="16"/>
                <w:szCs w:val="16"/>
              </w:rPr>
              <w:t>Sides Al Casing Thickness [cm]</w:t>
            </w:r>
          </w:p>
        </w:tc>
        <w:tc>
          <w:tcPr>
            <w:tcW w:w="942" w:type="dxa"/>
            <w:tcBorders>
              <w:top w:val="single" w:sz="4" w:space="0" w:color="auto"/>
              <w:bottom w:val="single" w:sz="4" w:space="0" w:color="auto"/>
            </w:tcBorders>
            <w:vAlign w:val="center"/>
          </w:tcPr>
          <w:p w14:paraId="317E855D" w14:textId="77777777" w:rsidR="00A363EB" w:rsidRPr="00A363EB" w:rsidRDefault="00A363EB" w:rsidP="00A363EB">
            <w:pPr>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5DCF1EE5" w14:textId="77777777" w:rsidR="00A363EB" w:rsidRPr="00A363EB" w:rsidRDefault="00A363EB" w:rsidP="00A363EB">
            <w:pPr>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6DE1166C" w14:textId="77777777" w:rsidR="00A363EB" w:rsidRPr="00A363EB" w:rsidRDefault="00A363EB" w:rsidP="00A363EB">
            <w:pPr>
              <w:jc w:val="center"/>
              <w:rPr>
                <w:sz w:val="16"/>
                <w:szCs w:val="16"/>
              </w:rPr>
            </w:pPr>
            <w:r w:rsidRPr="00A363EB">
              <w:rPr>
                <w:sz w:val="16"/>
                <w:szCs w:val="16"/>
              </w:rPr>
              <w:t>0.25</w:t>
            </w:r>
          </w:p>
        </w:tc>
      </w:tr>
      <w:tr w:rsidR="00A363EB" w:rsidRPr="00BC28E3" w14:paraId="2C303C18" w14:textId="77777777" w:rsidTr="00A363EB">
        <w:tc>
          <w:tcPr>
            <w:tcW w:w="1933" w:type="dxa"/>
            <w:tcBorders>
              <w:top w:val="single" w:sz="4" w:space="0" w:color="auto"/>
              <w:bottom w:val="triple" w:sz="4" w:space="0" w:color="auto"/>
            </w:tcBorders>
            <w:vAlign w:val="center"/>
          </w:tcPr>
          <w:p w14:paraId="25E39C6F" w14:textId="77777777" w:rsidR="00A363EB" w:rsidRPr="00A363EB" w:rsidRDefault="00A363EB" w:rsidP="00A363EB">
            <w:pPr>
              <w:jc w:val="center"/>
              <w:rPr>
                <w:sz w:val="16"/>
                <w:szCs w:val="16"/>
              </w:rPr>
            </w:pPr>
            <w:r w:rsidRPr="00A363EB">
              <w:rPr>
                <w:sz w:val="16"/>
                <w:szCs w:val="16"/>
              </w:rPr>
              <w:t>Ge Crystal Density [g/cm]</w:t>
            </w:r>
          </w:p>
        </w:tc>
        <w:tc>
          <w:tcPr>
            <w:tcW w:w="942" w:type="dxa"/>
            <w:tcBorders>
              <w:top w:val="single" w:sz="4" w:space="0" w:color="auto"/>
              <w:bottom w:val="triple" w:sz="4" w:space="0" w:color="auto"/>
            </w:tcBorders>
            <w:vAlign w:val="center"/>
          </w:tcPr>
          <w:p w14:paraId="27F51F2C" w14:textId="77777777" w:rsidR="00A363EB" w:rsidRPr="00A363EB" w:rsidRDefault="00A363EB" w:rsidP="00A363EB">
            <w:pPr>
              <w:jc w:val="center"/>
              <w:rPr>
                <w:sz w:val="16"/>
                <w:szCs w:val="16"/>
              </w:rPr>
            </w:pPr>
            <w:r w:rsidRPr="00A363EB">
              <w:rPr>
                <w:sz w:val="16"/>
                <w:szCs w:val="16"/>
              </w:rPr>
              <w:t>5.32</w:t>
            </w:r>
          </w:p>
        </w:tc>
        <w:tc>
          <w:tcPr>
            <w:tcW w:w="1096" w:type="dxa"/>
            <w:tcBorders>
              <w:top w:val="single" w:sz="4" w:space="0" w:color="auto"/>
              <w:bottom w:val="triple" w:sz="4" w:space="0" w:color="auto"/>
            </w:tcBorders>
            <w:vAlign w:val="center"/>
          </w:tcPr>
          <w:p w14:paraId="01B9B474" w14:textId="77777777" w:rsidR="00A363EB" w:rsidRPr="00A363EB" w:rsidRDefault="00A363EB" w:rsidP="00A363EB">
            <w:pPr>
              <w:jc w:val="center"/>
              <w:rPr>
                <w:sz w:val="16"/>
                <w:szCs w:val="16"/>
              </w:rPr>
            </w:pPr>
            <w:r w:rsidRPr="00A363EB">
              <w:rPr>
                <w:sz w:val="16"/>
                <w:szCs w:val="16"/>
              </w:rPr>
              <w:t>5.29</w:t>
            </w:r>
          </w:p>
        </w:tc>
        <w:tc>
          <w:tcPr>
            <w:tcW w:w="1059" w:type="dxa"/>
            <w:tcBorders>
              <w:top w:val="single" w:sz="4" w:space="0" w:color="auto"/>
              <w:bottom w:val="triple" w:sz="4" w:space="0" w:color="auto"/>
            </w:tcBorders>
            <w:vAlign w:val="center"/>
          </w:tcPr>
          <w:p w14:paraId="4C4C74F8" w14:textId="77777777" w:rsidR="00A363EB" w:rsidRPr="00A363EB" w:rsidRDefault="00A363EB" w:rsidP="00A363EB">
            <w:pPr>
              <w:jc w:val="center"/>
              <w:rPr>
                <w:sz w:val="16"/>
                <w:szCs w:val="16"/>
              </w:rPr>
            </w:pPr>
            <w:r w:rsidRPr="00A363EB">
              <w:rPr>
                <w:sz w:val="16"/>
                <w:szCs w:val="16"/>
              </w:rPr>
              <w:t>5.32</w:t>
            </w:r>
          </w:p>
        </w:tc>
      </w:tr>
    </w:tbl>
    <w:p w14:paraId="517E21B6" w14:textId="77777777" w:rsidR="008A6565" w:rsidRDefault="008A6565" w:rsidP="0068477E">
      <w:pPr>
        <w:pStyle w:val="Text"/>
        <w:ind w:firstLine="0"/>
      </w:pPr>
    </w:p>
    <w:p w14:paraId="6EE01769" w14:textId="77777777" w:rsidR="008A6565" w:rsidRPr="008A6565" w:rsidRDefault="008A6565" w:rsidP="0068477E">
      <w:pPr>
        <w:pStyle w:val="Text"/>
        <w:ind w:firstLine="0"/>
      </w:pPr>
    </w:p>
    <w:p w14:paraId="25EEFE3F" w14:textId="77777777" w:rsidR="002D1046" w:rsidRPr="0064185F" w:rsidRDefault="002D1046" w:rsidP="002D1046">
      <w:pPr>
        <w:pStyle w:val="Heading2"/>
        <w:rPr>
          <w:color w:val="FF0000"/>
        </w:rPr>
      </w:pPr>
      <w:r w:rsidRPr="0064185F">
        <w:rPr>
          <w:color w:val="FF0000"/>
        </w:rPr>
        <w:t>Au</w:t>
      </w:r>
      <w:r w:rsidR="00C1542A" w:rsidRPr="0064185F">
        <w:rPr>
          <w:color w:val="FF0000"/>
        </w:rPr>
        <w:t>tomated Parametric</w:t>
      </w:r>
      <w:r w:rsidRPr="0064185F">
        <w:rPr>
          <w:color w:val="FF0000"/>
        </w:rPr>
        <w:t xml:space="preserve"> Optimization Code</w:t>
      </w:r>
    </w:p>
    <w:p w14:paraId="5C9C8E54" w14:textId="77777777" w:rsidR="002D1046" w:rsidRDefault="00C1542A" w:rsidP="002D1046">
      <w:pPr>
        <w:pStyle w:val="Text"/>
        <w:ind w:firstLine="0"/>
      </w:pPr>
      <w:r>
        <w:t>Describe how/what/all</w:t>
      </w:r>
      <w:r w:rsidR="002D1046">
        <w:t xml:space="preserve"> details about the code and what it does</w:t>
      </w:r>
      <w:r>
        <w:t xml:space="preserve">.  Along with Chi-square, etc. ( Try and match my equation 1 </w:t>
      </w:r>
      <w:r>
        <w:t>format, but I can always edit it, just use the equation editor to start)</w:t>
      </w:r>
      <w:r w:rsidR="00454183">
        <w:t xml:space="preserve"> OR TYPE you section on a separate word doc, and I can copy and paste it in.</w:t>
      </w:r>
    </w:p>
    <w:p w14:paraId="7D0D0561" w14:textId="77777777" w:rsidR="00E97B99" w:rsidRPr="001B068D" w:rsidRDefault="002D1046" w:rsidP="00E97B99">
      <w:pPr>
        <w:pStyle w:val="Heading1"/>
      </w:pPr>
      <w:r w:rsidRPr="001B068D">
        <w:t>Results</w:t>
      </w:r>
    </w:p>
    <w:p w14:paraId="77944469" w14:textId="77777777" w:rsidR="00B936BF" w:rsidRDefault="0009698D" w:rsidP="000E6D34">
      <w:pPr>
        <w:pStyle w:val="Text"/>
      </w:pPr>
      <w:r>
        <w:t>Five efficiency curves were produced from the output of the F8 tallies</w:t>
      </w:r>
      <w:del w:id="99" w:author="Robert Torzilli" w:date="2017-12-07T22:45:00Z">
        <w:r w:rsidDel="00755CC6">
          <w:delText>,</w:delText>
        </w:r>
      </w:del>
      <w:r>
        <w:t xml:space="preserve"> and the results are shown in Figures 3 through 7.  Due to a potential error in the experimental data provided</w:t>
      </w:r>
      <w:del w:id="100" w:author="Robert Torzilli" w:date="2017-12-07T22:45:00Z">
        <w:r w:rsidDel="00755CC6">
          <w:delText>,</w:delText>
        </w:r>
      </w:del>
      <w:r>
        <w:t xml:space="preserve"> the Cr-51, 320 </w:t>
      </w:r>
      <w:proofErr w:type="spellStart"/>
      <w:r>
        <w:t>keV</w:t>
      </w:r>
      <w:proofErr w:type="spellEnd"/>
      <w:r>
        <w:t xml:space="preserve"> efficiency</w:t>
      </w:r>
      <w:ins w:id="101" w:author="Robert Torzilli" w:date="2017-12-07T22:46:00Z">
        <w:r w:rsidR="00755CC6">
          <w:t>,</w:t>
        </w:r>
      </w:ins>
      <w:r>
        <w:t xml:space="preserve"> was neglected</w:t>
      </w:r>
      <w:del w:id="102" w:author="Robert Torzilli" w:date="2017-12-07T22:46:00Z">
        <w:r w:rsidDel="00755CC6">
          <w:delText>,</w:delText>
        </w:r>
      </w:del>
      <w:r>
        <w:t xml:space="preserve"> and only 11 energies were plotted.  Figure 3 displays the experimental and MCNP absolute efficiencies for source position 1</w:t>
      </w:r>
      <w:del w:id="103" w:author="Robert Torzilli" w:date="2017-12-07T22:46:00Z">
        <w:r w:rsidDel="00755CC6">
          <w:delText>,</w:delText>
        </w:r>
      </w:del>
      <w:r>
        <w:t xml:space="preserve"> where the average relative difference was 52%, and the minimum relative difference was 2%.  The experimental and MCNP results match up fairly well for energies above 159 keV, but the lower energies have 100</w:t>
      </w:r>
      <w:proofErr w:type="gramStart"/>
      <w:r>
        <w:t xml:space="preserve">% </w:t>
      </w:r>
      <w:ins w:id="104" w:author="Robert Torzilli" w:date="2017-12-07T22:47:00Z">
        <w:r w:rsidR="00755CC6">
          <w:t>,</w:t>
        </w:r>
        <w:proofErr w:type="gramEnd"/>
        <w:r w:rsidR="00755CC6">
          <w:t xml:space="preserve"> or more, </w:t>
        </w:r>
      </w:ins>
      <w:r>
        <w:t>relative differences</w:t>
      </w:r>
      <w:del w:id="105" w:author="Robert Torzilli" w:date="2017-12-07T22:47:00Z">
        <w:r w:rsidDel="00755CC6">
          <w:delText xml:space="preserve"> or higher</w:delText>
        </w:r>
      </w:del>
      <w:r>
        <w:t>.</w:t>
      </w:r>
    </w:p>
    <w:p w14:paraId="0E1158D3" w14:textId="77777777" w:rsidR="00737350" w:rsidRDefault="00B936BF" w:rsidP="00B936BF">
      <w:pPr>
        <w:pStyle w:val="Text"/>
        <w:ind w:firstLine="0"/>
      </w:pPr>
      <w:r>
        <w:rPr>
          <w:noProof/>
        </w:rPr>
        <mc:AlternateContent>
          <mc:Choice Requires="wpc">
            <w:drawing>
              <wp:inline distT="0" distB="0" distL="0" distR="0" wp14:anchorId="5EC88761" wp14:editId="4DFE793E">
                <wp:extent cx="3200400" cy="2214438"/>
                <wp:effectExtent l="0" t="0" r="19050" b="1460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Content Placeholder 6"/>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357673" y="0"/>
                            <a:ext cx="2489200" cy="1866900"/>
                          </a:xfrm>
                          <a:prstGeom prst="rect">
                            <a:avLst/>
                          </a:prstGeom>
                        </pic:spPr>
                      </pic:pic>
                      <wps:wsp>
                        <wps:cNvPr id="40" name="Text Box 4"/>
                        <wps:cNvSpPr txBox="1"/>
                        <wps:spPr>
                          <a:xfrm>
                            <a:off x="0" y="1860182"/>
                            <a:ext cx="3200400" cy="3540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58372C" w14:textId="77777777" w:rsidR="00EF1A2C" w:rsidRDefault="00EF1A2C"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EF1A2C" w:rsidRDefault="00EF1A2C"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C88761" id="Canvas 10" o:spid="_x0000_s1050" editas="canvas" style="width:252pt;height:174.35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">
                <v:shape id="_x0000_s1051" type="#_x0000_t75" style="position:absolute;width:32004;height:22142;visibility:visible;mso-wrap-style:square">
                  <v:fill o:detectmouseclick="t"/>
                  <v:path o:connecttype="none"/>
                </v:shape>
                <v:shape id="Text Box 4" o:spid="_x0000_s1053" type="#_x0000_t202" style="position:absolute;top:18601;width:32004;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14:paraId="7458372C" w14:textId="77777777" w:rsidR="00EF1A2C" w:rsidRDefault="00EF1A2C"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EF1A2C" w:rsidRDefault="00EF1A2C"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4A8940B0" w14:textId="77777777" w:rsidR="00737350" w:rsidRDefault="00737350" w:rsidP="00B936BF">
      <w:pPr>
        <w:pStyle w:val="Text"/>
        <w:ind w:firstLine="0"/>
      </w:pPr>
      <w:r>
        <w:t>The results for position 2, displayed in Figure 4, showed a similar behavior as position 1</w:t>
      </w:r>
      <w:del w:id="106" w:author="Robert Torzilli" w:date="2017-12-07T22:48:00Z">
        <w:r w:rsidDel="00755CC6">
          <w:delText>,</w:delText>
        </w:r>
      </w:del>
      <w:ins w:id="107" w:author="Robert Torzilli" w:date="2017-12-07T22:48:00Z">
        <w:r w:rsidR="00755CC6">
          <w:t>;</w:t>
        </w:r>
      </w:ins>
      <w:r>
        <w:t xml:space="preserve"> where the experimental efficiencies for lower energy photons varied drastically compared to the MCNP model.  The average relative difference was slightly better, 47.8%.</w:t>
      </w:r>
    </w:p>
    <w:p w14:paraId="0E8375F5" w14:textId="77777777" w:rsidR="000E6D34" w:rsidRDefault="00D77480" w:rsidP="00B936BF">
      <w:pPr>
        <w:pStyle w:val="Text"/>
        <w:ind w:firstLine="0"/>
      </w:pPr>
      <w:r>
        <w:rPr>
          <w:noProof/>
        </w:rPr>
        <mc:AlternateContent>
          <mc:Choice Requires="wpc">
            <w:drawing>
              <wp:inline distT="0" distB="0" distL="0" distR="0" wp14:anchorId="367E13AB" wp14:editId="1DC5604A">
                <wp:extent cx="3200400" cy="2342366"/>
                <wp:effectExtent l="0" t="0" r="1905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1" name="Text Box 4"/>
                        <wps:cNvSpPr txBox="1"/>
                        <wps:spPr>
                          <a:xfrm>
                            <a:off x="0" y="1865678"/>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559A84" w14:textId="77777777" w:rsidR="00EF1A2C" w:rsidRDefault="00EF1A2C"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14:paraId="1A158ABA" w14:textId="77777777" w:rsidR="00EF1A2C" w:rsidRDefault="00EF1A2C"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7E13AB" id="Canvas 13" o:spid="_x0000_s1054" editas="canvas" style="width:252pt;height:184.45pt;mso-position-horizontal-relative:char;mso-position-vertical-relative:line" coordsize="32004,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">
                <v:shape id="_x0000_s1055" type="#_x0000_t75" style="position:absolute;width:32004;height:23418;visibility:visible;mso-wrap-style:square">
                  <v:fill o:detectmouseclick="t"/>
                  <v:path o:connecttype="none"/>
                </v:shape>
                <v:shape id="Picture 18" o:spid="_x0000_s1056"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jw/EAAAA2wAAAA8AAABkcnMvZG93bnJldi54bWxEj0FrwkAQhe9C/8Myhd50o4iV1E0QQSiW&#10;Cqb2PmSnSXR3NmS3mv77zqHQ2wzvzXvfbMrRO3WjIXaBDcxnGSjiOtiOGwPnj/10DSomZIsuMBn4&#10;oQhl8TDZYG7DnU90q1KjJIRjjgbalPpc61i35DHOQk8s2lcYPCZZh0bbAe8S7p1eZNlKe+xYGlrs&#10;addSfa2+vYHL22l+cO55+d4c9XXVHePn4rw25ulx3L6ASjSmf/Pf9asVfIGVX2QAX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Jjw/EAAAA2wAAAA8AAAAAAAAAAAAAAAAA&#10;nwIAAGRycy9kb3ducmV2LnhtbFBLBQYAAAAABAAEAPcAAACQAwAAAAA=&#10;">
                  <v:imagedata r:id="rId18" o:title=""/>
                  <v:path arrowok="t"/>
                </v:shape>
                <v:shape id="Text Box 4" o:spid="_x0000_s1057" type="#_x0000_t202" style="position:absolute;top:18656;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14:paraId="27559A84" w14:textId="77777777" w:rsidR="00EF1A2C" w:rsidRDefault="00EF1A2C"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14:paraId="1A158ABA" w14:textId="77777777" w:rsidR="00EF1A2C" w:rsidRDefault="00EF1A2C"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450FF8F" w14:textId="77777777" w:rsidR="00737350" w:rsidRDefault="00737350" w:rsidP="00B936BF">
      <w:pPr>
        <w:pStyle w:val="Text"/>
        <w:ind w:firstLine="0"/>
      </w:pPr>
      <w:r>
        <w:t>In Figure 5</w:t>
      </w:r>
      <w:del w:id="108" w:author="Robert Torzilli" w:date="2017-12-07T22:48:00Z">
        <w:r w:rsidDel="00755CC6">
          <w:delText>,</w:delText>
        </w:r>
      </w:del>
      <w:r>
        <w:t xml:space="preserve"> the results showed a larger variance at lower energies, but following the same trend</w:t>
      </w:r>
      <w:del w:id="109" w:author="Robert Torzilli" w:date="2017-12-07T22:48:00Z">
        <w:r w:rsidDel="00755CC6">
          <w:delText>,</w:delText>
        </w:r>
      </w:del>
      <w:r>
        <w:t xml:space="preserve"> matched</w:t>
      </w:r>
      <w:ins w:id="110" w:author="Robert Torzilli" w:date="2017-12-07T22:48:00Z">
        <w:r w:rsidR="00755CC6">
          <w:t xml:space="preserve"> the</w:t>
        </w:r>
      </w:ins>
      <w:r>
        <w:t xml:space="preserve"> higher energies </w:t>
      </w:r>
      <w:del w:id="111" w:author="Robert Torzilli" w:date="2017-12-07T22:49:00Z">
        <w:r w:rsidDel="00755CC6">
          <w:delText>much closer</w:delText>
        </w:r>
      </w:del>
      <w:ins w:id="112" w:author="Robert Torzilli" w:date="2017-12-07T22:49:00Z">
        <w:r w:rsidR="00755CC6">
          <w:t>better</w:t>
        </w:r>
      </w:ins>
      <w:r>
        <w:t>.</w:t>
      </w:r>
    </w:p>
    <w:p w14:paraId="1268FCB3" w14:textId="77777777" w:rsidR="00D77480" w:rsidRDefault="00D77480" w:rsidP="00B936BF">
      <w:pPr>
        <w:pStyle w:val="Text"/>
        <w:ind w:firstLine="0"/>
      </w:pPr>
      <w:r>
        <w:rPr>
          <w:noProof/>
        </w:rPr>
        <w:lastRenderedPageBreak/>
        <mc:AlternateContent>
          <mc:Choice Requires="wpc">
            <w:drawing>
              <wp:inline distT="0" distB="0" distL="0" distR="0" wp14:anchorId="380BB034" wp14:editId="33739302">
                <wp:extent cx="3200400" cy="2214656"/>
                <wp:effectExtent l="0" t="0" r="1905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4799" y="0"/>
                            <a:ext cx="2489200" cy="1866900"/>
                          </a:xfrm>
                          <a:prstGeom prst="rect">
                            <a:avLst/>
                          </a:prstGeom>
                        </pic:spPr>
                      </pic:pic>
                      <wps:wsp>
                        <wps:cNvPr id="42" name="Text Box 4"/>
                        <wps:cNvSpPr txBox="1"/>
                        <wps:spPr>
                          <a:xfrm>
                            <a:off x="0" y="1837847"/>
                            <a:ext cx="3200400" cy="340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0F697D" w14:textId="77777777" w:rsidR="00EF1A2C" w:rsidRDefault="00EF1A2C"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EF1A2C" w:rsidRDefault="00EF1A2C"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0BB034" id="Canvas 15" o:spid="_x0000_s1058" editas="canvas" style="width:252pt;height:174.4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">
                <v:shape id="_x0000_s1059" type="#_x0000_t75" style="position:absolute;width:32004;height:22142;visibility:visible;mso-wrap-style:square">
                  <v:fill o:detectmouseclick="t"/>
                  <v:path o:connecttype="none"/>
                </v:shape>
                <v:shape id="Picture 19" o:spid="_x0000_s1060" type="#_x0000_t75" style="position:absolute;left:3547;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3yDfCAAAA2wAAAA8AAABkcnMvZG93bnJldi54bWxET01rwkAQvRf8D8sI3urGCtJGVxFBapFC&#10;q4J4G7JjEszOhuxEU3+9Wyj0No/3ObNF5yp1pSaUng2Mhgko4szbknMDh/36+RVUEGSLlWcy8EMB&#10;FvPe0wxT62/8Tded5CqGcEjRQCFSp1qHrCCHYehr4sidfeNQImxybRu8xXBX6ZckmWiHJceGAmta&#10;FZRddq0z8C7j+xeOLsm43R7Xcvg8tfXxw5hBv1tOQQl18i/+c29snP8Gv7/E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d8g3wgAAANsAAAAPAAAAAAAAAAAAAAAAAJ8C&#10;AABkcnMvZG93bnJldi54bWxQSwUGAAAAAAQABAD3AAAAjgMAAAAA&#10;">
                  <v:imagedata r:id="rId20" o:title=""/>
                  <v:path arrowok="t"/>
                </v:shape>
                <v:shape id="Text Box 4" o:spid="_x0000_s1061" type="#_x0000_t202" style="position:absolute;top:18378;width:32004;height:3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5B0F697D" w14:textId="77777777" w:rsidR="00EF1A2C" w:rsidRDefault="00EF1A2C"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EF1A2C" w:rsidRDefault="00EF1A2C"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0B31A25" w14:textId="77777777" w:rsidR="00737350" w:rsidRDefault="00737350" w:rsidP="00B936BF">
      <w:pPr>
        <w:pStyle w:val="Text"/>
        <w:ind w:firstLine="0"/>
      </w:pPr>
      <w:r>
        <w:t xml:space="preserve">When the source was placed </w:t>
      </w:r>
      <w:del w:id="113" w:author="Robert Torzilli" w:date="2017-12-07T22:49:00Z">
        <w:r w:rsidDel="00755CC6">
          <w:delText xml:space="preserve">down </w:delText>
        </w:r>
      </w:del>
      <w:ins w:id="114" w:author="Robert Torzilli" w:date="2017-12-07T22:49:00Z">
        <w:r w:rsidR="00755CC6">
          <w:t>on</w:t>
        </w:r>
        <w:r w:rsidR="00755CC6">
          <w:t xml:space="preserve"> </w:t>
        </w:r>
      </w:ins>
      <w:r>
        <w:t>the side of the HPGe detector, Figure 6, the experimental and MCNP efficiencies were not in agreement</w:t>
      </w:r>
      <w:del w:id="115" w:author="Robert Torzilli" w:date="2017-12-07T22:49:00Z">
        <w:r w:rsidDel="00755CC6">
          <w:delText>,</w:delText>
        </w:r>
      </w:del>
      <w:r>
        <w:t xml:space="preserve"> with an average relative difference of 452%.</w:t>
      </w:r>
    </w:p>
    <w:p w14:paraId="51FEE358" w14:textId="77777777" w:rsidR="00D77480" w:rsidRDefault="00D77480" w:rsidP="00B936BF">
      <w:pPr>
        <w:pStyle w:val="Text"/>
        <w:ind w:firstLine="0"/>
      </w:pPr>
      <w:r>
        <w:rPr>
          <w:noProof/>
        </w:rPr>
        <mc:AlternateContent>
          <mc:Choice Requires="wpc">
            <w:drawing>
              <wp:inline distT="0" distB="0" distL="0" distR="0" wp14:anchorId="73DB7E94" wp14:editId="4693DF36">
                <wp:extent cx="3200400" cy="2215079"/>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3" name="Text Box 4"/>
                        <wps:cNvSpPr txBox="1"/>
                        <wps:spPr>
                          <a:xfrm>
                            <a:off x="0" y="1849048"/>
                            <a:ext cx="3200400" cy="3303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833C69" w14:textId="77777777" w:rsidR="00EF1A2C" w:rsidRDefault="00EF1A2C"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EF1A2C" w:rsidRDefault="00EF1A2C"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DB7E94" id="Canvas 17" o:spid="_x0000_s1062" editas="canvas" style="width:252pt;height:174.4pt;mso-position-horizontal-relative:char;mso-position-vertical-relative:line" coordsize="32004,2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">
                <v:shape id="_x0000_s1063" type="#_x0000_t75" style="position:absolute;width:32004;height:22148;visibility:visible;mso-wrap-style:square">
                  <v:fill o:detectmouseclick="t"/>
                  <v:path o:connecttype="none"/>
                </v:shape>
                <v:shape id="Picture 20" o:spid="_x0000_s1064"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mCQTCAAAA2wAAAA8AAABkcnMvZG93bnJldi54bWxET89rwjAUvg/2P4Q38DI01TGR2lSGKNtF&#10;2DoVj4/mrSk2LyWJ2v33y2Hg8eP7XawG24kr+dA6VjCdZCCIa6dbbhTsv7fjBYgQkTV2jknBLwVY&#10;lY8PBeba3fiLrlVsRArhkKMCE2OfSxlqQxbDxPXEiftx3mJM0DdSe7ylcNvJWZbNpcWWU4PBntaG&#10;6nN1sQrmL+/P8rDZdaf42pqdN8dPPh+VGj0Nb0sQkYZ4F/+7P7SCWVqfvqQfI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pgkEwgAAANsAAAAPAAAAAAAAAAAAAAAAAJ8C&#10;AABkcnMvZG93bnJldi54bWxQSwUGAAAAAAQABAD3AAAAjgMAAAAA&#10;">
                  <v:imagedata r:id="rId22" o:title=""/>
                  <v:path arrowok="t"/>
                </v:shape>
                <v:shape id="Text Box 4" o:spid="_x0000_s1065" type="#_x0000_t202" style="position:absolute;top:18490;width:32004;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14:paraId="22833C69" w14:textId="77777777" w:rsidR="00EF1A2C" w:rsidRDefault="00EF1A2C"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EF1A2C" w:rsidRDefault="00EF1A2C"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3A648202" w14:textId="77777777" w:rsidR="00737350" w:rsidRDefault="00737350" w:rsidP="00B936BF">
      <w:pPr>
        <w:pStyle w:val="Text"/>
        <w:ind w:firstLine="0"/>
      </w:pPr>
      <w:r>
        <w:t>The results for the final position, Figure 7, for a source offset and 13 cm above the detector</w:t>
      </w:r>
      <w:del w:id="116" w:author="Robert Torzilli" w:date="2017-12-07T22:49:00Z">
        <w:r w:rsidR="00F349F9" w:rsidDel="00755CC6">
          <w:delText>,</w:delText>
        </w:r>
      </w:del>
      <w:r w:rsidR="00F349F9">
        <w:t xml:space="preserve"> had a </w:t>
      </w:r>
      <w:r>
        <w:t xml:space="preserve">similar </w:t>
      </w:r>
      <w:r w:rsidR="00F349F9">
        <w:t xml:space="preserve">efficiency curve shape </w:t>
      </w:r>
      <w:r>
        <w:t>to positions 1, 2, and 3.</w:t>
      </w:r>
      <w:r w:rsidR="00264FB7">
        <w:t xml:space="preserve">  Comparing all five positions</w:t>
      </w:r>
      <w:del w:id="117" w:author="Robert Torzilli" w:date="2017-12-07T22:50:00Z">
        <w:r w:rsidR="00264FB7" w:rsidDel="00755CC6">
          <w:delText>,</w:delText>
        </w:r>
      </w:del>
      <w:r w:rsidR="00264FB7">
        <w:t xml:space="preserve"> it is evident that there is a lot more photon attenuation in experimental data, compared to what is occurring in the MCNP model.</w:t>
      </w:r>
    </w:p>
    <w:p w14:paraId="3CDC54CD" w14:textId="77777777" w:rsidR="00D77480" w:rsidRDefault="00D77480" w:rsidP="00B936BF">
      <w:pPr>
        <w:pStyle w:val="Text"/>
        <w:ind w:firstLine="0"/>
      </w:pPr>
      <w:r>
        <w:rPr>
          <w:noProof/>
        </w:rPr>
        <mc:AlternateContent>
          <mc:Choice Requires="wpc">
            <w:drawing>
              <wp:inline distT="0" distB="0" distL="0" distR="0" wp14:anchorId="31E706BD" wp14:editId="06FA5EA0">
                <wp:extent cx="3200400" cy="2218181"/>
                <wp:effectExtent l="0" t="0" r="1905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1935" y="0"/>
                            <a:ext cx="2489200" cy="1866900"/>
                          </a:xfrm>
                          <a:prstGeom prst="rect">
                            <a:avLst/>
                          </a:prstGeom>
                        </pic:spPr>
                      </pic:pic>
                      <wps:wsp>
                        <wps:cNvPr id="44" name="Text Box 4"/>
                        <wps:cNvSpPr txBox="1"/>
                        <wps:spPr>
                          <a:xfrm>
                            <a:off x="0" y="1866266"/>
                            <a:ext cx="3200400" cy="3163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9301F7" w14:textId="77777777" w:rsidR="00EF1A2C" w:rsidRDefault="00EF1A2C"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EF1A2C" w:rsidRDefault="00EF1A2C"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E706BD" id="Canvas 22" o:spid="_x0000_s1066" editas="canvas" style="width:252pt;height:174.65pt;mso-position-horizontal-relative:char;mso-position-vertical-relative:line" coordsize="32004,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">
                <v:shape id="_x0000_s1067" type="#_x0000_t75" style="position:absolute;width:32004;height:22180;visibility:visible;mso-wrap-style:square">
                  <v:fill o:detectmouseclick="t"/>
                  <v:path o:connecttype="none"/>
                </v:shape>
                <v:shape id="Picture 23" o:spid="_x0000_s1068"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e7CAAAA2wAAAA8AAABkcnMvZG93bnJldi54bWxEj19rwjAUxd8H+w7hDnybqZVNqcYyNoTi&#10;XqyKz5fm2pY1NyWJtn57Mxjs8XD+/DjrfDSduJHzrWUFs2kCgriyuuVawem4fV2C8AFZY2eZFNzJ&#10;Q755flpjpu3AJd0OoRZxhH2GCpoQ+kxKXzVk0E9tTxy9i3UGQ5SultrhEMdNJ9MkeZcGW46EBnv6&#10;bKj6OVxNhOj93pdOfy12elm+za7f8lwslJq8jB8rEIHG8B/+axdaQTqH3y/x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VHuwgAAANsAAAAPAAAAAAAAAAAAAAAAAJ8C&#10;AABkcnMvZG93bnJldi54bWxQSwUGAAAAAAQABAD3AAAAjgMAAAAA&#10;">
                  <v:imagedata r:id="rId24" o:title=""/>
                  <v:path arrowok="t"/>
                </v:shape>
                <v:shape id="Text Box 4" o:spid="_x0000_s1069" type="#_x0000_t202" style="position:absolute;top:18662;width:32004;height:3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acMA&#10;AADbAAAADwAAAGRycy9kb3ducmV2LnhtbESPX2vCQBDE3wW/w7FC3/RiDSKppwRLsdSC+Oelb0tu&#10;m4Tm9kJuq/Hb94SCj8PM/IZZrnvXqAt1ofZsYDpJQBEX3tZcGjif3sYLUEGQLTaeycCNAqxXw8ES&#10;M+uvfKDLUUoVIRwyNFCJtJnWoajIYZj4ljh6375zKFF2pbYdXiPcNfo5SebaYc1xocKWNhUVP8df&#10;Z+Aj/cLXmezoJtzv83y7aNPwaczTqM9fQAn18gj/t9+tgTSF+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v/acMAAADbAAAADwAAAAAAAAAAAAAAAACYAgAAZHJzL2Rv&#10;d25yZXYueG1sUEsFBgAAAAAEAAQA9QAAAIgDAAAAAA==&#10;" fillcolor="white [3201]" strokecolor="white [3212]" strokeweight=".5pt">
                  <v:textbox>
                    <w:txbxContent>
                      <w:p w14:paraId="039301F7" w14:textId="77777777" w:rsidR="00EF1A2C" w:rsidRDefault="00EF1A2C"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EF1A2C" w:rsidRDefault="00EF1A2C"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BAE20A6" w14:textId="77777777" w:rsidR="00C42B89" w:rsidRDefault="00F349F9" w:rsidP="00B936BF">
      <w:pPr>
        <w:pStyle w:val="Text"/>
        <w:ind w:firstLine="0"/>
      </w:pPr>
      <w:r>
        <w:t xml:space="preserve">After running through all combinations, the final parameters outputted by the automated optimization code can be found in Table 4.  Most of the adjustments for each source position were </w:t>
      </w:r>
      <w:r>
        <w:t xml:space="preserve">similar, where the top </w:t>
      </w:r>
      <w:proofErr w:type="spellStart"/>
      <w:r>
        <w:t>deadlayer</w:t>
      </w:r>
      <w:proofErr w:type="spellEnd"/>
      <w:r>
        <w:t xml:space="preserve"> was increased</w:t>
      </w:r>
      <w:del w:id="118" w:author="Robert Torzilli" w:date="2017-12-07T22:50:00Z">
        <w:r w:rsidDel="00755CC6">
          <w:delText>,</w:delText>
        </w:r>
      </w:del>
      <w:r>
        <w:t xml:space="preserve"> and the crystal length was shortened.</w:t>
      </w:r>
    </w:p>
    <w:tbl>
      <w:tblPr>
        <w:tblStyle w:val="TableGrid"/>
        <w:tblpPr w:leftFromText="180" w:rightFromText="180" w:vertAnchor="text" w:tblpY="1"/>
        <w:tblOverlap w:val="never"/>
        <w:tblW w:w="4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540"/>
        <w:gridCol w:w="662"/>
        <w:gridCol w:w="662"/>
        <w:gridCol w:w="662"/>
        <w:gridCol w:w="662"/>
        <w:gridCol w:w="606"/>
      </w:tblGrid>
      <w:tr w:rsidR="00E62BFE" w:rsidRPr="00CD3CF7" w14:paraId="5D156725" w14:textId="77777777" w:rsidTr="000E6D34">
        <w:tc>
          <w:tcPr>
            <w:tcW w:w="4779" w:type="dxa"/>
            <w:gridSpan w:val="7"/>
            <w:tcBorders>
              <w:top w:val="triple" w:sz="4" w:space="0" w:color="auto"/>
            </w:tcBorders>
            <w:shd w:val="clear" w:color="auto" w:fill="auto"/>
            <w:vAlign w:val="center"/>
          </w:tcPr>
          <w:p w14:paraId="12277AE4" w14:textId="77777777" w:rsidR="007E0634" w:rsidRPr="000E6D34" w:rsidRDefault="008A6565" w:rsidP="007E0634">
            <w:pPr>
              <w:jc w:val="center"/>
              <w:rPr>
                <w:sz w:val="16"/>
                <w:szCs w:val="12"/>
              </w:rPr>
            </w:pPr>
            <w:r w:rsidRPr="000E6D34">
              <w:rPr>
                <w:sz w:val="16"/>
                <w:szCs w:val="12"/>
              </w:rPr>
              <w:t>TABLE 4</w:t>
            </w:r>
          </w:p>
          <w:p w14:paraId="0FA2369A" w14:textId="77777777" w:rsidR="00E62BFE" w:rsidRPr="007E0634" w:rsidRDefault="007E0634" w:rsidP="007E0634">
            <w:pPr>
              <w:jc w:val="center"/>
              <w:rPr>
                <w:smallCaps/>
                <w:sz w:val="12"/>
                <w:szCs w:val="12"/>
              </w:rPr>
            </w:pPr>
            <w:r w:rsidRPr="000E6D34">
              <w:rPr>
                <w:smallCaps/>
                <w:sz w:val="16"/>
                <w:szCs w:val="12"/>
              </w:rPr>
              <w:t>Optimized Detector Parameters</w:t>
            </w:r>
          </w:p>
        </w:tc>
      </w:tr>
      <w:tr w:rsidR="00CD3CF7" w:rsidRPr="00CD3CF7" w14:paraId="568DE95B" w14:textId="77777777" w:rsidTr="00E62BFE">
        <w:tc>
          <w:tcPr>
            <w:tcW w:w="985" w:type="dxa"/>
            <w:vMerge w:val="restart"/>
            <w:tcBorders>
              <w:top w:val="triple" w:sz="4" w:space="0" w:color="auto"/>
            </w:tcBorders>
            <w:shd w:val="clear" w:color="auto" w:fill="auto"/>
            <w:vAlign w:val="center"/>
          </w:tcPr>
          <w:p w14:paraId="1922CEEF" w14:textId="77777777" w:rsidR="00CD3CF7" w:rsidRPr="00E62BFE" w:rsidRDefault="00CD3CF7" w:rsidP="00CD3CF7">
            <w:pPr>
              <w:jc w:val="center"/>
              <w:rPr>
                <w:sz w:val="12"/>
                <w:szCs w:val="12"/>
              </w:rPr>
            </w:pPr>
            <w:r w:rsidRPr="00E62BFE">
              <w:rPr>
                <w:sz w:val="12"/>
                <w:szCs w:val="12"/>
              </w:rPr>
              <w:t>Parameter</w:t>
            </w:r>
          </w:p>
        </w:tc>
        <w:tc>
          <w:tcPr>
            <w:tcW w:w="540" w:type="dxa"/>
            <w:vMerge w:val="restart"/>
            <w:tcBorders>
              <w:top w:val="triple" w:sz="4" w:space="0" w:color="auto"/>
            </w:tcBorders>
            <w:shd w:val="clear" w:color="auto" w:fill="auto"/>
            <w:vAlign w:val="center"/>
          </w:tcPr>
          <w:p w14:paraId="67696E27" w14:textId="77777777" w:rsidR="00CD3CF7" w:rsidRPr="00E62BFE" w:rsidRDefault="00CD3CF7" w:rsidP="00CD3CF7">
            <w:pPr>
              <w:jc w:val="center"/>
              <w:rPr>
                <w:sz w:val="12"/>
                <w:szCs w:val="12"/>
              </w:rPr>
            </w:pPr>
            <w:r w:rsidRPr="00E62BFE">
              <w:rPr>
                <w:sz w:val="12"/>
                <w:szCs w:val="12"/>
              </w:rPr>
              <w:t>Initial Value</w:t>
            </w:r>
          </w:p>
        </w:tc>
        <w:tc>
          <w:tcPr>
            <w:tcW w:w="3254" w:type="dxa"/>
            <w:gridSpan w:val="5"/>
            <w:tcBorders>
              <w:top w:val="triple" w:sz="4" w:space="0" w:color="auto"/>
            </w:tcBorders>
            <w:shd w:val="clear" w:color="auto" w:fill="auto"/>
            <w:vAlign w:val="center"/>
          </w:tcPr>
          <w:p w14:paraId="52B3CB5F" w14:textId="77777777" w:rsidR="00CD3CF7" w:rsidRPr="00E62BFE" w:rsidRDefault="00CD3CF7" w:rsidP="00CD3CF7">
            <w:pPr>
              <w:jc w:val="center"/>
              <w:rPr>
                <w:sz w:val="12"/>
                <w:szCs w:val="12"/>
              </w:rPr>
            </w:pPr>
            <w:r w:rsidRPr="00E62BFE">
              <w:rPr>
                <w:sz w:val="12"/>
                <w:szCs w:val="12"/>
              </w:rPr>
              <w:t>Position</w:t>
            </w:r>
            <w:r w:rsidR="00B87959">
              <w:rPr>
                <w:sz w:val="12"/>
                <w:szCs w:val="12"/>
              </w:rPr>
              <w:t>:</w:t>
            </w:r>
          </w:p>
        </w:tc>
      </w:tr>
      <w:tr w:rsidR="00CD3CF7" w:rsidRPr="00C6430B" w14:paraId="0B10656B" w14:textId="77777777" w:rsidTr="00E62BFE">
        <w:tc>
          <w:tcPr>
            <w:tcW w:w="985" w:type="dxa"/>
            <w:vMerge/>
            <w:tcBorders>
              <w:bottom w:val="single" w:sz="4" w:space="0" w:color="auto"/>
            </w:tcBorders>
            <w:shd w:val="clear" w:color="auto" w:fill="auto"/>
            <w:vAlign w:val="center"/>
          </w:tcPr>
          <w:p w14:paraId="1D3E2CD7" w14:textId="77777777" w:rsidR="00CD3CF7" w:rsidRPr="00E62BFE" w:rsidRDefault="00CD3CF7" w:rsidP="00CD3CF7">
            <w:pPr>
              <w:jc w:val="center"/>
              <w:rPr>
                <w:sz w:val="12"/>
                <w:szCs w:val="12"/>
              </w:rPr>
            </w:pPr>
          </w:p>
        </w:tc>
        <w:tc>
          <w:tcPr>
            <w:tcW w:w="540" w:type="dxa"/>
            <w:vMerge/>
            <w:tcBorders>
              <w:bottom w:val="single" w:sz="4" w:space="0" w:color="auto"/>
            </w:tcBorders>
            <w:shd w:val="clear" w:color="auto" w:fill="auto"/>
            <w:vAlign w:val="center"/>
          </w:tcPr>
          <w:p w14:paraId="754AF358" w14:textId="77777777" w:rsidR="00CD3CF7" w:rsidRPr="00E62BFE" w:rsidRDefault="00CD3CF7" w:rsidP="00CD3CF7">
            <w:pPr>
              <w:jc w:val="center"/>
              <w:rPr>
                <w:sz w:val="12"/>
                <w:szCs w:val="12"/>
              </w:rPr>
            </w:pPr>
          </w:p>
        </w:tc>
        <w:tc>
          <w:tcPr>
            <w:tcW w:w="662" w:type="dxa"/>
            <w:tcBorders>
              <w:bottom w:val="single" w:sz="4" w:space="0" w:color="auto"/>
            </w:tcBorders>
            <w:shd w:val="clear" w:color="auto" w:fill="auto"/>
            <w:vAlign w:val="center"/>
          </w:tcPr>
          <w:p w14:paraId="57665C7F" w14:textId="77777777" w:rsidR="00CD3CF7" w:rsidRPr="00E62BFE" w:rsidRDefault="00CD3CF7" w:rsidP="00CD3CF7">
            <w:pPr>
              <w:jc w:val="center"/>
              <w:rPr>
                <w:sz w:val="12"/>
                <w:szCs w:val="12"/>
              </w:rPr>
            </w:pPr>
            <w:r w:rsidRPr="00E62BFE">
              <w:rPr>
                <w:sz w:val="12"/>
                <w:szCs w:val="12"/>
              </w:rPr>
              <w:t>1</w:t>
            </w:r>
          </w:p>
        </w:tc>
        <w:tc>
          <w:tcPr>
            <w:tcW w:w="662" w:type="dxa"/>
            <w:tcBorders>
              <w:bottom w:val="single" w:sz="4" w:space="0" w:color="auto"/>
            </w:tcBorders>
            <w:shd w:val="clear" w:color="auto" w:fill="auto"/>
            <w:vAlign w:val="center"/>
          </w:tcPr>
          <w:p w14:paraId="0CF752C6" w14:textId="77777777" w:rsidR="00CD3CF7" w:rsidRPr="00E62BFE" w:rsidRDefault="00CD3CF7" w:rsidP="00CD3CF7">
            <w:pPr>
              <w:jc w:val="center"/>
              <w:rPr>
                <w:sz w:val="12"/>
                <w:szCs w:val="12"/>
              </w:rPr>
            </w:pPr>
            <w:r w:rsidRPr="00E62BFE">
              <w:rPr>
                <w:sz w:val="12"/>
                <w:szCs w:val="12"/>
              </w:rPr>
              <w:t>2</w:t>
            </w:r>
          </w:p>
        </w:tc>
        <w:tc>
          <w:tcPr>
            <w:tcW w:w="662" w:type="dxa"/>
            <w:tcBorders>
              <w:bottom w:val="single" w:sz="4" w:space="0" w:color="auto"/>
            </w:tcBorders>
            <w:shd w:val="clear" w:color="auto" w:fill="auto"/>
            <w:vAlign w:val="center"/>
          </w:tcPr>
          <w:p w14:paraId="072F3938" w14:textId="77777777" w:rsidR="00CD3CF7" w:rsidRPr="00E62BFE" w:rsidRDefault="00CD3CF7" w:rsidP="00CD3CF7">
            <w:pPr>
              <w:jc w:val="center"/>
              <w:rPr>
                <w:sz w:val="12"/>
                <w:szCs w:val="12"/>
              </w:rPr>
            </w:pPr>
            <w:r w:rsidRPr="00E62BFE">
              <w:rPr>
                <w:sz w:val="12"/>
                <w:szCs w:val="12"/>
              </w:rPr>
              <w:t>3</w:t>
            </w:r>
          </w:p>
        </w:tc>
        <w:tc>
          <w:tcPr>
            <w:tcW w:w="662" w:type="dxa"/>
            <w:tcBorders>
              <w:bottom w:val="single" w:sz="4" w:space="0" w:color="auto"/>
            </w:tcBorders>
            <w:shd w:val="clear" w:color="auto" w:fill="auto"/>
            <w:vAlign w:val="center"/>
          </w:tcPr>
          <w:p w14:paraId="39B2D12B" w14:textId="77777777" w:rsidR="00CD3CF7" w:rsidRPr="00E62BFE" w:rsidRDefault="00CD3CF7" w:rsidP="00CD3CF7">
            <w:pPr>
              <w:jc w:val="center"/>
              <w:rPr>
                <w:sz w:val="12"/>
                <w:szCs w:val="12"/>
              </w:rPr>
            </w:pPr>
            <w:r w:rsidRPr="00E62BFE">
              <w:rPr>
                <w:sz w:val="12"/>
                <w:szCs w:val="12"/>
              </w:rPr>
              <w:t>4</w:t>
            </w:r>
          </w:p>
        </w:tc>
        <w:tc>
          <w:tcPr>
            <w:tcW w:w="606" w:type="dxa"/>
            <w:tcBorders>
              <w:bottom w:val="single" w:sz="4" w:space="0" w:color="auto"/>
            </w:tcBorders>
            <w:shd w:val="clear" w:color="auto" w:fill="auto"/>
            <w:vAlign w:val="center"/>
          </w:tcPr>
          <w:p w14:paraId="1C0F1E76" w14:textId="77777777" w:rsidR="00CD3CF7" w:rsidRPr="00E62BFE" w:rsidRDefault="00CD3CF7" w:rsidP="00CD3CF7">
            <w:pPr>
              <w:jc w:val="center"/>
              <w:rPr>
                <w:sz w:val="12"/>
                <w:szCs w:val="12"/>
              </w:rPr>
            </w:pPr>
            <w:r w:rsidRPr="00E62BFE">
              <w:rPr>
                <w:sz w:val="12"/>
                <w:szCs w:val="12"/>
              </w:rPr>
              <w:t>5</w:t>
            </w:r>
          </w:p>
        </w:tc>
      </w:tr>
      <w:tr w:rsidR="00CD3CF7" w:rsidRPr="00C6430B" w14:paraId="5BB6CD53" w14:textId="77777777" w:rsidTr="00E62BFE">
        <w:tc>
          <w:tcPr>
            <w:tcW w:w="985" w:type="dxa"/>
            <w:tcBorders>
              <w:top w:val="single" w:sz="4" w:space="0" w:color="auto"/>
              <w:bottom w:val="single" w:sz="4" w:space="0" w:color="auto"/>
            </w:tcBorders>
            <w:vAlign w:val="center"/>
          </w:tcPr>
          <w:p w14:paraId="0F0F7777" w14:textId="77777777" w:rsidR="00CD3CF7" w:rsidRPr="00E62BFE" w:rsidRDefault="00CD3CF7" w:rsidP="00CD3CF7">
            <w:pPr>
              <w:rPr>
                <w:sz w:val="12"/>
                <w:szCs w:val="12"/>
              </w:rPr>
            </w:pPr>
            <w:r w:rsidRPr="00E62BFE">
              <w:rPr>
                <w:sz w:val="12"/>
                <w:szCs w:val="12"/>
              </w:rPr>
              <w:t>Outer Top Deadlayer [cm]</w:t>
            </w:r>
          </w:p>
        </w:tc>
        <w:tc>
          <w:tcPr>
            <w:tcW w:w="540" w:type="dxa"/>
            <w:tcBorders>
              <w:top w:val="single" w:sz="4" w:space="0" w:color="auto"/>
              <w:bottom w:val="single" w:sz="4" w:space="0" w:color="auto"/>
            </w:tcBorders>
            <w:vAlign w:val="center"/>
          </w:tcPr>
          <w:p w14:paraId="5F66CF8B"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0634F3FF"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88131B6"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4F5CF62C"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C5CD4C5" w14:textId="77777777" w:rsidR="00CD3CF7" w:rsidRPr="00E62BFE" w:rsidRDefault="00CD3CF7" w:rsidP="00CD3CF7">
            <w:pPr>
              <w:jc w:val="center"/>
              <w:rPr>
                <w:sz w:val="12"/>
                <w:szCs w:val="12"/>
              </w:rPr>
            </w:pPr>
            <w:r w:rsidRPr="00E62BFE">
              <w:rPr>
                <w:sz w:val="12"/>
                <w:szCs w:val="12"/>
              </w:rPr>
              <w:t>0.7389</w:t>
            </w:r>
          </w:p>
        </w:tc>
        <w:tc>
          <w:tcPr>
            <w:tcW w:w="606" w:type="dxa"/>
            <w:tcBorders>
              <w:top w:val="single" w:sz="4" w:space="0" w:color="auto"/>
              <w:bottom w:val="single" w:sz="4" w:space="0" w:color="auto"/>
            </w:tcBorders>
            <w:vAlign w:val="center"/>
          </w:tcPr>
          <w:p w14:paraId="505B5ACA" w14:textId="77777777" w:rsidR="00CD3CF7" w:rsidRPr="00E62BFE" w:rsidRDefault="00CD3CF7" w:rsidP="00CD3CF7">
            <w:pPr>
              <w:jc w:val="center"/>
              <w:rPr>
                <w:sz w:val="12"/>
                <w:szCs w:val="12"/>
              </w:rPr>
            </w:pPr>
            <w:r w:rsidRPr="00E62BFE">
              <w:rPr>
                <w:sz w:val="12"/>
                <w:szCs w:val="12"/>
              </w:rPr>
              <w:t>0.7389</w:t>
            </w:r>
          </w:p>
        </w:tc>
      </w:tr>
      <w:tr w:rsidR="00CD3CF7" w:rsidRPr="00C6430B" w14:paraId="0D7ED22D" w14:textId="77777777" w:rsidTr="00E62BFE">
        <w:tc>
          <w:tcPr>
            <w:tcW w:w="985" w:type="dxa"/>
            <w:tcBorders>
              <w:top w:val="single" w:sz="4" w:space="0" w:color="auto"/>
              <w:bottom w:val="single" w:sz="4" w:space="0" w:color="auto"/>
            </w:tcBorders>
            <w:vAlign w:val="center"/>
          </w:tcPr>
          <w:p w14:paraId="0EEFD01B" w14:textId="77777777" w:rsidR="00CD3CF7" w:rsidRPr="00E62BFE" w:rsidRDefault="00CD3CF7" w:rsidP="00CD3CF7">
            <w:pPr>
              <w:rPr>
                <w:sz w:val="12"/>
                <w:szCs w:val="12"/>
              </w:rPr>
            </w:pPr>
            <w:r w:rsidRPr="00E62BFE">
              <w:rPr>
                <w:sz w:val="12"/>
                <w:szCs w:val="12"/>
              </w:rPr>
              <w:t>Outer Sides Deadlayer [cm]</w:t>
            </w:r>
          </w:p>
        </w:tc>
        <w:tc>
          <w:tcPr>
            <w:tcW w:w="540" w:type="dxa"/>
            <w:tcBorders>
              <w:top w:val="single" w:sz="4" w:space="0" w:color="auto"/>
              <w:bottom w:val="single" w:sz="4" w:space="0" w:color="auto"/>
            </w:tcBorders>
            <w:vAlign w:val="center"/>
          </w:tcPr>
          <w:p w14:paraId="210F6551"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66AE8F2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51B74E0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0039EBA5"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4911BEC8" w14:textId="77777777" w:rsidR="00CD3CF7" w:rsidRPr="00E62BFE" w:rsidRDefault="00CD3CF7" w:rsidP="00CD3CF7">
            <w:pPr>
              <w:jc w:val="center"/>
              <w:rPr>
                <w:sz w:val="12"/>
                <w:szCs w:val="12"/>
              </w:rPr>
            </w:pPr>
            <w:r w:rsidRPr="00E62BFE">
              <w:rPr>
                <w:sz w:val="12"/>
                <w:szCs w:val="12"/>
              </w:rPr>
              <w:t>1.35</w:t>
            </w:r>
          </w:p>
        </w:tc>
        <w:tc>
          <w:tcPr>
            <w:tcW w:w="606" w:type="dxa"/>
            <w:tcBorders>
              <w:top w:val="single" w:sz="4" w:space="0" w:color="auto"/>
              <w:bottom w:val="single" w:sz="4" w:space="0" w:color="auto"/>
            </w:tcBorders>
            <w:vAlign w:val="center"/>
          </w:tcPr>
          <w:p w14:paraId="48D0CE15" w14:textId="77777777" w:rsidR="00CD3CF7" w:rsidRPr="00E62BFE" w:rsidRDefault="00CD3CF7" w:rsidP="00CD3CF7">
            <w:pPr>
              <w:jc w:val="center"/>
              <w:rPr>
                <w:sz w:val="12"/>
                <w:szCs w:val="12"/>
              </w:rPr>
            </w:pPr>
            <w:r w:rsidRPr="00E62BFE">
              <w:rPr>
                <w:sz w:val="12"/>
                <w:szCs w:val="12"/>
              </w:rPr>
              <w:t>0.23</w:t>
            </w:r>
          </w:p>
        </w:tc>
      </w:tr>
      <w:tr w:rsidR="00CD3CF7" w:rsidRPr="00C6430B" w14:paraId="7DACC5C9" w14:textId="77777777" w:rsidTr="00E62BFE">
        <w:tc>
          <w:tcPr>
            <w:tcW w:w="985" w:type="dxa"/>
            <w:tcBorders>
              <w:top w:val="single" w:sz="4" w:space="0" w:color="auto"/>
              <w:bottom w:val="single" w:sz="4" w:space="0" w:color="auto"/>
            </w:tcBorders>
            <w:vAlign w:val="center"/>
          </w:tcPr>
          <w:p w14:paraId="5551B3F4" w14:textId="77777777" w:rsidR="00CD3CF7" w:rsidRPr="00E62BFE" w:rsidRDefault="00CD3CF7" w:rsidP="00CD3CF7">
            <w:pPr>
              <w:rPr>
                <w:sz w:val="12"/>
                <w:szCs w:val="12"/>
              </w:rPr>
            </w:pPr>
            <w:r w:rsidRPr="00E62BFE">
              <w:rPr>
                <w:sz w:val="12"/>
                <w:szCs w:val="12"/>
              </w:rPr>
              <w:t>Ge Crystal Length [cm]</w:t>
            </w:r>
          </w:p>
        </w:tc>
        <w:tc>
          <w:tcPr>
            <w:tcW w:w="540" w:type="dxa"/>
            <w:tcBorders>
              <w:top w:val="single" w:sz="4" w:space="0" w:color="auto"/>
              <w:bottom w:val="single" w:sz="4" w:space="0" w:color="auto"/>
            </w:tcBorders>
            <w:vAlign w:val="center"/>
          </w:tcPr>
          <w:p w14:paraId="3A718CE7" w14:textId="77777777" w:rsidR="00CD3CF7" w:rsidRPr="00E62BFE" w:rsidRDefault="00CD3CF7" w:rsidP="00CD3CF7">
            <w:pPr>
              <w:jc w:val="center"/>
              <w:rPr>
                <w:sz w:val="12"/>
                <w:szCs w:val="12"/>
              </w:rPr>
            </w:pPr>
            <w:r w:rsidRPr="00E62BFE">
              <w:rPr>
                <w:sz w:val="12"/>
                <w:szCs w:val="12"/>
              </w:rPr>
              <w:t>8.32</w:t>
            </w:r>
          </w:p>
        </w:tc>
        <w:tc>
          <w:tcPr>
            <w:tcW w:w="662" w:type="dxa"/>
            <w:tcBorders>
              <w:top w:val="single" w:sz="4" w:space="0" w:color="auto"/>
              <w:bottom w:val="single" w:sz="4" w:space="0" w:color="auto"/>
            </w:tcBorders>
            <w:vAlign w:val="center"/>
          </w:tcPr>
          <w:p w14:paraId="31375E06" w14:textId="77777777" w:rsidR="00CD3CF7" w:rsidRPr="00E62BFE" w:rsidRDefault="00CD3CF7" w:rsidP="00CD3CF7">
            <w:pPr>
              <w:jc w:val="center"/>
              <w:rPr>
                <w:sz w:val="12"/>
                <w:szCs w:val="12"/>
              </w:rPr>
            </w:pPr>
            <w:r w:rsidRPr="00E62BFE">
              <w:rPr>
                <w:sz w:val="12"/>
                <w:szCs w:val="12"/>
              </w:rPr>
              <w:t>7.6627</w:t>
            </w:r>
          </w:p>
        </w:tc>
        <w:tc>
          <w:tcPr>
            <w:tcW w:w="662" w:type="dxa"/>
            <w:tcBorders>
              <w:top w:val="single" w:sz="4" w:space="0" w:color="auto"/>
              <w:bottom w:val="single" w:sz="4" w:space="0" w:color="auto"/>
            </w:tcBorders>
            <w:vAlign w:val="center"/>
          </w:tcPr>
          <w:p w14:paraId="341ED96F"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1E883538"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6A6E5A2A" w14:textId="77777777" w:rsidR="00CD3CF7" w:rsidRPr="00E62BFE" w:rsidRDefault="00CD3CF7" w:rsidP="00CD3CF7">
            <w:pPr>
              <w:jc w:val="center"/>
              <w:rPr>
                <w:sz w:val="12"/>
                <w:szCs w:val="12"/>
              </w:rPr>
            </w:pPr>
            <w:r w:rsidRPr="00E62BFE">
              <w:rPr>
                <w:sz w:val="12"/>
                <w:szCs w:val="12"/>
              </w:rPr>
              <w:t>7.4749</w:t>
            </w:r>
          </w:p>
        </w:tc>
        <w:tc>
          <w:tcPr>
            <w:tcW w:w="606" w:type="dxa"/>
            <w:tcBorders>
              <w:top w:val="single" w:sz="4" w:space="0" w:color="auto"/>
              <w:bottom w:val="single" w:sz="4" w:space="0" w:color="auto"/>
            </w:tcBorders>
            <w:vAlign w:val="center"/>
          </w:tcPr>
          <w:p w14:paraId="2685FFA3" w14:textId="77777777" w:rsidR="00CD3CF7" w:rsidRPr="00E62BFE" w:rsidRDefault="00CD3CF7" w:rsidP="00CD3CF7">
            <w:pPr>
              <w:jc w:val="center"/>
              <w:rPr>
                <w:sz w:val="12"/>
                <w:szCs w:val="12"/>
              </w:rPr>
            </w:pPr>
            <w:r w:rsidRPr="00E62BFE">
              <w:rPr>
                <w:sz w:val="12"/>
                <w:szCs w:val="12"/>
              </w:rPr>
              <w:t>7.4749</w:t>
            </w:r>
          </w:p>
        </w:tc>
      </w:tr>
      <w:tr w:rsidR="00CD3CF7" w:rsidRPr="00C6430B" w14:paraId="54ADB142" w14:textId="77777777" w:rsidTr="00E62BFE">
        <w:tc>
          <w:tcPr>
            <w:tcW w:w="985" w:type="dxa"/>
            <w:tcBorders>
              <w:top w:val="single" w:sz="4" w:space="0" w:color="auto"/>
              <w:bottom w:val="single" w:sz="4" w:space="0" w:color="auto"/>
            </w:tcBorders>
            <w:vAlign w:val="center"/>
          </w:tcPr>
          <w:p w14:paraId="682CAB59" w14:textId="77777777" w:rsidR="00CD3CF7" w:rsidRPr="00E62BFE" w:rsidRDefault="00CD3CF7" w:rsidP="00CD3CF7">
            <w:pPr>
              <w:rPr>
                <w:sz w:val="12"/>
                <w:szCs w:val="12"/>
              </w:rPr>
            </w:pPr>
            <w:r w:rsidRPr="00E62BFE">
              <w:rPr>
                <w:sz w:val="12"/>
                <w:szCs w:val="12"/>
              </w:rPr>
              <w:t>Kapton Window [cm]</w:t>
            </w:r>
          </w:p>
        </w:tc>
        <w:tc>
          <w:tcPr>
            <w:tcW w:w="540" w:type="dxa"/>
            <w:tcBorders>
              <w:top w:val="single" w:sz="4" w:space="0" w:color="auto"/>
              <w:bottom w:val="single" w:sz="4" w:space="0" w:color="auto"/>
            </w:tcBorders>
            <w:vAlign w:val="center"/>
          </w:tcPr>
          <w:p w14:paraId="14B674F0" w14:textId="77777777" w:rsidR="00CD3CF7" w:rsidRPr="00E62BFE" w:rsidRDefault="00F349F9" w:rsidP="00CD3CF7">
            <w:pPr>
              <w:jc w:val="center"/>
              <w:rPr>
                <w:sz w:val="12"/>
                <w:szCs w:val="12"/>
              </w:rPr>
            </w:pPr>
            <w:r>
              <w:rPr>
                <w:sz w:val="12"/>
                <w:szCs w:val="12"/>
              </w:rPr>
              <w:t>0.010</w:t>
            </w:r>
          </w:p>
        </w:tc>
        <w:tc>
          <w:tcPr>
            <w:tcW w:w="662" w:type="dxa"/>
            <w:tcBorders>
              <w:top w:val="single" w:sz="4" w:space="0" w:color="auto"/>
              <w:bottom w:val="single" w:sz="4" w:space="0" w:color="auto"/>
            </w:tcBorders>
            <w:vAlign w:val="center"/>
          </w:tcPr>
          <w:p w14:paraId="36B0DB7A"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39E0AB51"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7B190DA7"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0B2DA799" w14:textId="77777777" w:rsidR="00CD3CF7" w:rsidRPr="00E62BFE" w:rsidRDefault="00CD3CF7" w:rsidP="00CD3CF7">
            <w:pPr>
              <w:jc w:val="center"/>
              <w:rPr>
                <w:sz w:val="12"/>
                <w:szCs w:val="12"/>
              </w:rPr>
            </w:pPr>
            <w:r w:rsidRPr="00E62BFE">
              <w:rPr>
                <w:sz w:val="12"/>
                <w:szCs w:val="12"/>
              </w:rPr>
              <w:t>0.0576</w:t>
            </w:r>
          </w:p>
        </w:tc>
        <w:tc>
          <w:tcPr>
            <w:tcW w:w="606" w:type="dxa"/>
            <w:tcBorders>
              <w:top w:val="single" w:sz="4" w:space="0" w:color="auto"/>
              <w:bottom w:val="single" w:sz="4" w:space="0" w:color="auto"/>
            </w:tcBorders>
            <w:vAlign w:val="center"/>
          </w:tcPr>
          <w:p w14:paraId="718349A8" w14:textId="77777777" w:rsidR="00CD3CF7" w:rsidRPr="00E62BFE" w:rsidRDefault="00CD3CF7" w:rsidP="00CD3CF7">
            <w:pPr>
              <w:jc w:val="center"/>
              <w:rPr>
                <w:sz w:val="12"/>
                <w:szCs w:val="12"/>
              </w:rPr>
            </w:pPr>
            <w:r w:rsidRPr="00E62BFE">
              <w:rPr>
                <w:sz w:val="12"/>
                <w:szCs w:val="12"/>
              </w:rPr>
              <w:t>0.1101</w:t>
            </w:r>
          </w:p>
        </w:tc>
      </w:tr>
      <w:tr w:rsidR="00CD3CF7" w:rsidRPr="00C6430B" w14:paraId="51EE2AA2" w14:textId="77777777" w:rsidTr="00E62BFE">
        <w:tc>
          <w:tcPr>
            <w:tcW w:w="985" w:type="dxa"/>
            <w:tcBorders>
              <w:top w:val="single" w:sz="4" w:space="0" w:color="auto"/>
              <w:bottom w:val="single" w:sz="4" w:space="0" w:color="auto"/>
            </w:tcBorders>
            <w:vAlign w:val="center"/>
          </w:tcPr>
          <w:p w14:paraId="26761B4D" w14:textId="77777777" w:rsidR="00CD3CF7" w:rsidRPr="00E62BFE" w:rsidRDefault="00CD3CF7" w:rsidP="00CD3CF7">
            <w:pPr>
              <w:rPr>
                <w:sz w:val="12"/>
                <w:szCs w:val="12"/>
              </w:rPr>
            </w:pPr>
            <w:r w:rsidRPr="00E62BFE">
              <w:rPr>
                <w:sz w:val="12"/>
                <w:szCs w:val="12"/>
              </w:rPr>
              <w:t>Inner Top Coaxial Deadlayer [cm]</w:t>
            </w:r>
          </w:p>
        </w:tc>
        <w:tc>
          <w:tcPr>
            <w:tcW w:w="540" w:type="dxa"/>
            <w:tcBorders>
              <w:top w:val="single" w:sz="4" w:space="0" w:color="auto"/>
              <w:bottom w:val="single" w:sz="4" w:space="0" w:color="auto"/>
            </w:tcBorders>
            <w:vAlign w:val="center"/>
          </w:tcPr>
          <w:p w14:paraId="1C022926"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19F157EC" w14:textId="77777777" w:rsidR="00CD3CF7" w:rsidRPr="00E62BFE" w:rsidRDefault="00CD3CF7" w:rsidP="00CD3CF7">
            <w:pPr>
              <w:jc w:val="center"/>
              <w:rPr>
                <w:sz w:val="12"/>
                <w:szCs w:val="12"/>
              </w:rPr>
            </w:pPr>
            <w:r w:rsidRPr="00E62BFE">
              <w:rPr>
                <w:sz w:val="12"/>
                <w:szCs w:val="12"/>
              </w:rPr>
              <w:t>0.0001</w:t>
            </w:r>
          </w:p>
        </w:tc>
        <w:tc>
          <w:tcPr>
            <w:tcW w:w="662" w:type="dxa"/>
            <w:tcBorders>
              <w:top w:val="single" w:sz="4" w:space="0" w:color="auto"/>
              <w:bottom w:val="single" w:sz="4" w:space="0" w:color="auto"/>
            </w:tcBorders>
            <w:vAlign w:val="center"/>
          </w:tcPr>
          <w:p w14:paraId="5AC6A64A"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11E64F82"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4B84F3E9" w14:textId="77777777" w:rsidR="00CD3CF7" w:rsidRPr="00E62BFE" w:rsidRDefault="00CD3CF7" w:rsidP="00CD3CF7">
            <w:pPr>
              <w:jc w:val="center"/>
              <w:rPr>
                <w:sz w:val="12"/>
                <w:szCs w:val="12"/>
              </w:rPr>
            </w:pPr>
            <w:r w:rsidRPr="00E62BFE">
              <w:rPr>
                <w:sz w:val="12"/>
                <w:szCs w:val="12"/>
              </w:rPr>
              <w:t>0.0001</w:t>
            </w:r>
          </w:p>
        </w:tc>
        <w:tc>
          <w:tcPr>
            <w:tcW w:w="606" w:type="dxa"/>
            <w:tcBorders>
              <w:top w:val="single" w:sz="4" w:space="0" w:color="auto"/>
              <w:bottom w:val="single" w:sz="4" w:space="0" w:color="auto"/>
            </w:tcBorders>
            <w:vAlign w:val="center"/>
          </w:tcPr>
          <w:p w14:paraId="468E08A3" w14:textId="77777777" w:rsidR="00CD3CF7" w:rsidRPr="00E62BFE" w:rsidRDefault="00CD3CF7" w:rsidP="00CD3CF7">
            <w:pPr>
              <w:jc w:val="center"/>
              <w:rPr>
                <w:sz w:val="12"/>
                <w:szCs w:val="12"/>
              </w:rPr>
            </w:pPr>
            <w:r w:rsidRPr="00E62BFE">
              <w:rPr>
                <w:sz w:val="12"/>
                <w:szCs w:val="12"/>
              </w:rPr>
              <w:t>6E-05</w:t>
            </w:r>
          </w:p>
        </w:tc>
      </w:tr>
      <w:tr w:rsidR="00CD3CF7" w:rsidRPr="00C6430B" w14:paraId="63A2ED65" w14:textId="77777777" w:rsidTr="00E62BFE">
        <w:tc>
          <w:tcPr>
            <w:tcW w:w="985" w:type="dxa"/>
            <w:tcBorders>
              <w:top w:val="single" w:sz="4" w:space="0" w:color="auto"/>
              <w:bottom w:val="single" w:sz="4" w:space="0" w:color="auto"/>
            </w:tcBorders>
            <w:vAlign w:val="center"/>
          </w:tcPr>
          <w:p w14:paraId="38E66564" w14:textId="77777777" w:rsidR="00CD3CF7" w:rsidRPr="00E62BFE" w:rsidRDefault="00CD3CF7" w:rsidP="00CD3CF7">
            <w:pPr>
              <w:rPr>
                <w:sz w:val="12"/>
                <w:szCs w:val="12"/>
              </w:rPr>
            </w:pPr>
            <w:r w:rsidRPr="00E62BFE">
              <w:rPr>
                <w:sz w:val="12"/>
                <w:szCs w:val="12"/>
              </w:rPr>
              <w:t>Inner Sides Coaxial Deadlayer [cm]</w:t>
            </w:r>
          </w:p>
        </w:tc>
        <w:tc>
          <w:tcPr>
            <w:tcW w:w="540" w:type="dxa"/>
            <w:tcBorders>
              <w:top w:val="single" w:sz="4" w:space="0" w:color="auto"/>
              <w:bottom w:val="single" w:sz="4" w:space="0" w:color="auto"/>
            </w:tcBorders>
            <w:vAlign w:val="center"/>
          </w:tcPr>
          <w:p w14:paraId="79CC6D50"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328A9AE9" w14:textId="77777777" w:rsidR="00CD3CF7" w:rsidRPr="00E62BFE" w:rsidRDefault="00CD3CF7" w:rsidP="00CD3CF7">
            <w:pPr>
              <w:jc w:val="center"/>
              <w:rPr>
                <w:sz w:val="12"/>
                <w:szCs w:val="12"/>
              </w:rPr>
            </w:pPr>
            <w:r w:rsidRPr="00E62BFE">
              <w:rPr>
                <w:sz w:val="12"/>
                <w:szCs w:val="12"/>
              </w:rPr>
              <w:t>2E-05</w:t>
            </w:r>
          </w:p>
        </w:tc>
        <w:tc>
          <w:tcPr>
            <w:tcW w:w="662" w:type="dxa"/>
            <w:tcBorders>
              <w:top w:val="single" w:sz="4" w:space="0" w:color="auto"/>
              <w:bottom w:val="single" w:sz="4" w:space="0" w:color="auto"/>
            </w:tcBorders>
            <w:vAlign w:val="center"/>
          </w:tcPr>
          <w:p w14:paraId="0A65B86F"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7B61415A" w14:textId="77777777" w:rsidR="00CD3CF7" w:rsidRPr="00E62BFE" w:rsidRDefault="00CD3CF7" w:rsidP="00CD3CF7">
            <w:pPr>
              <w:jc w:val="center"/>
              <w:rPr>
                <w:sz w:val="12"/>
                <w:szCs w:val="12"/>
              </w:rPr>
            </w:pPr>
            <w:r w:rsidRPr="00E62BFE">
              <w:rPr>
                <w:sz w:val="12"/>
                <w:szCs w:val="12"/>
              </w:rPr>
              <w:t>7E-05</w:t>
            </w:r>
          </w:p>
        </w:tc>
        <w:tc>
          <w:tcPr>
            <w:tcW w:w="662" w:type="dxa"/>
            <w:tcBorders>
              <w:top w:val="single" w:sz="4" w:space="0" w:color="auto"/>
              <w:bottom w:val="single" w:sz="4" w:space="0" w:color="auto"/>
            </w:tcBorders>
            <w:vAlign w:val="center"/>
          </w:tcPr>
          <w:p w14:paraId="5D152164" w14:textId="77777777" w:rsidR="00CD3CF7" w:rsidRPr="00E62BFE" w:rsidRDefault="00CD3CF7" w:rsidP="00CD3CF7">
            <w:pPr>
              <w:jc w:val="center"/>
              <w:rPr>
                <w:sz w:val="12"/>
                <w:szCs w:val="12"/>
              </w:rPr>
            </w:pPr>
            <w:r w:rsidRPr="00E62BFE">
              <w:rPr>
                <w:sz w:val="12"/>
                <w:szCs w:val="12"/>
              </w:rPr>
              <w:t>0.001</w:t>
            </w:r>
          </w:p>
        </w:tc>
        <w:tc>
          <w:tcPr>
            <w:tcW w:w="606" w:type="dxa"/>
            <w:tcBorders>
              <w:top w:val="single" w:sz="4" w:space="0" w:color="auto"/>
              <w:bottom w:val="single" w:sz="4" w:space="0" w:color="auto"/>
            </w:tcBorders>
            <w:vAlign w:val="center"/>
          </w:tcPr>
          <w:p w14:paraId="0EAED15F" w14:textId="77777777" w:rsidR="00CD3CF7" w:rsidRPr="00E62BFE" w:rsidRDefault="00CD3CF7" w:rsidP="00CD3CF7">
            <w:pPr>
              <w:jc w:val="center"/>
              <w:rPr>
                <w:sz w:val="12"/>
                <w:szCs w:val="12"/>
              </w:rPr>
            </w:pPr>
            <w:r w:rsidRPr="00E62BFE">
              <w:rPr>
                <w:sz w:val="12"/>
                <w:szCs w:val="12"/>
              </w:rPr>
              <w:t>7E-05</w:t>
            </w:r>
          </w:p>
        </w:tc>
      </w:tr>
      <w:tr w:rsidR="00CD3CF7" w:rsidRPr="00C6430B" w14:paraId="58B4E0BE" w14:textId="77777777" w:rsidTr="00E62BFE">
        <w:tc>
          <w:tcPr>
            <w:tcW w:w="985" w:type="dxa"/>
            <w:tcBorders>
              <w:top w:val="single" w:sz="4" w:space="0" w:color="auto"/>
              <w:bottom w:val="single" w:sz="4" w:space="0" w:color="auto"/>
            </w:tcBorders>
            <w:vAlign w:val="center"/>
          </w:tcPr>
          <w:p w14:paraId="7C7A2B42" w14:textId="77777777" w:rsidR="00CD3CF7" w:rsidRPr="00E62BFE" w:rsidRDefault="00CD3CF7" w:rsidP="00CD3CF7">
            <w:pPr>
              <w:rPr>
                <w:sz w:val="12"/>
                <w:szCs w:val="12"/>
              </w:rPr>
            </w:pPr>
            <w:r w:rsidRPr="00E62BFE">
              <w:rPr>
                <w:sz w:val="12"/>
                <w:szCs w:val="12"/>
              </w:rPr>
              <w:t>Top Al Casing Thickness [cm]</w:t>
            </w:r>
          </w:p>
        </w:tc>
        <w:tc>
          <w:tcPr>
            <w:tcW w:w="540" w:type="dxa"/>
            <w:tcBorders>
              <w:top w:val="single" w:sz="4" w:space="0" w:color="auto"/>
              <w:bottom w:val="single" w:sz="4" w:space="0" w:color="auto"/>
            </w:tcBorders>
            <w:vAlign w:val="center"/>
          </w:tcPr>
          <w:p w14:paraId="75DA6E92"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57D0D0F2"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00ECC223"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15E0739D"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5EBFF8AB" w14:textId="77777777" w:rsidR="00CD3CF7" w:rsidRPr="00E62BFE" w:rsidRDefault="00CD3CF7" w:rsidP="00CD3CF7">
            <w:pPr>
              <w:jc w:val="center"/>
              <w:rPr>
                <w:sz w:val="12"/>
                <w:szCs w:val="12"/>
              </w:rPr>
            </w:pPr>
            <w:r w:rsidRPr="00E62BFE">
              <w:rPr>
                <w:sz w:val="12"/>
                <w:szCs w:val="12"/>
              </w:rPr>
              <w:t>0.05</w:t>
            </w:r>
          </w:p>
        </w:tc>
        <w:tc>
          <w:tcPr>
            <w:tcW w:w="606" w:type="dxa"/>
            <w:tcBorders>
              <w:top w:val="single" w:sz="4" w:space="0" w:color="auto"/>
              <w:bottom w:val="single" w:sz="4" w:space="0" w:color="auto"/>
            </w:tcBorders>
            <w:vAlign w:val="center"/>
          </w:tcPr>
          <w:p w14:paraId="05B3AB07" w14:textId="77777777" w:rsidR="00CD3CF7" w:rsidRPr="00E62BFE" w:rsidRDefault="00CD3CF7" w:rsidP="00CD3CF7">
            <w:pPr>
              <w:jc w:val="center"/>
              <w:rPr>
                <w:sz w:val="12"/>
                <w:szCs w:val="12"/>
              </w:rPr>
            </w:pPr>
            <w:r w:rsidRPr="00E62BFE">
              <w:rPr>
                <w:sz w:val="12"/>
                <w:szCs w:val="12"/>
              </w:rPr>
              <w:t>0.25</w:t>
            </w:r>
          </w:p>
        </w:tc>
      </w:tr>
      <w:tr w:rsidR="00CD3CF7" w:rsidRPr="00C6430B" w14:paraId="280CE3EC" w14:textId="77777777" w:rsidTr="00E62BFE">
        <w:tc>
          <w:tcPr>
            <w:tcW w:w="985" w:type="dxa"/>
            <w:tcBorders>
              <w:top w:val="single" w:sz="4" w:space="0" w:color="auto"/>
              <w:bottom w:val="single" w:sz="4" w:space="0" w:color="auto"/>
            </w:tcBorders>
            <w:vAlign w:val="center"/>
          </w:tcPr>
          <w:p w14:paraId="2E1EB184" w14:textId="77777777" w:rsidR="00CD3CF7" w:rsidRPr="00E62BFE" w:rsidRDefault="00CD3CF7" w:rsidP="00CD3CF7">
            <w:pPr>
              <w:rPr>
                <w:sz w:val="12"/>
                <w:szCs w:val="12"/>
              </w:rPr>
            </w:pPr>
            <w:r w:rsidRPr="00E62BFE">
              <w:rPr>
                <w:sz w:val="12"/>
                <w:szCs w:val="12"/>
              </w:rPr>
              <w:t>Sides Al Casing Thickness [cm]</w:t>
            </w:r>
          </w:p>
        </w:tc>
        <w:tc>
          <w:tcPr>
            <w:tcW w:w="540" w:type="dxa"/>
            <w:tcBorders>
              <w:top w:val="single" w:sz="4" w:space="0" w:color="auto"/>
              <w:bottom w:val="single" w:sz="4" w:space="0" w:color="auto"/>
            </w:tcBorders>
            <w:vAlign w:val="center"/>
          </w:tcPr>
          <w:p w14:paraId="6A8CDC48"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38EBB35D"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454CBE44"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2C2C1B7C"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3327234A" w14:textId="77777777" w:rsidR="00CD3CF7" w:rsidRPr="00E62BFE" w:rsidRDefault="00CD3CF7" w:rsidP="00CD3CF7">
            <w:pPr>
              <w:jc w:val="center"/>
              <w:rPr>
                <w:sz w:val="12"/>
                <w:szCs w:val="12"/>
              </w:rPr>
            </w:pPr>
            <w:r w:rsidRPr="00E62BFE">
              <w:rPr>
                <w:sz w:val="12"/>
                <w:szCs w:val="12"/>
              </w:rPr>
              <w:t>0.27</w:t>
            </w:r>
          </w:p>
        </w:tc>
        <w:tc>
          <w:tcPr>
            <w:tcW w:w="606" w:type="dxa"/>
            <w:tcBorders>
              <w:top w:val="single" w:sz="4" w:space="0" w:color="auto"/>
              <w:bottom w:val="single" w:sz="4" w:space="0" w:color="auto"/>
            </w:tcBorders>
            <w:vAlign w:val="center"/>
          </w:tcPr>
          <w:p w14:paraId="7F818D0B" w14:textId="77777777" w:rsidR="00CD3CF7" w:rsidRPr="00E62BFE" w:rsidRDefault="00CD3CF7" w:rsidP="00CD3CF7">
            <w:pPr>
              <w:jc w:val="center"/>
              <w:rPr>
                <w:sz w:val="12"/>
                <w:szCs w:val="12"/>
              </w:rPr>
            </w:pPr>
            <w:r w:rsidRPr="00E62BFE">
              <w:rPr>
                <w:sz w:val="12"/>
                <w:szCs w:val="12"/>
              </w:rPr>
              <w:t>0.25</w:t>
            </w:r>
          </w:p>
        </w:tc>
      </w:tr>
      <w:tr w:rsidR="00CD3CF7" w:rsidRPr="00C6430B" w14:paraId="5BD0C9EC" w14:textId="77777777" w:rsidTr="00E62BFE">
        <w:tc>
          <w:tcPr>
            <w:tcW w:w="985" w:type="dxa"/>
            <w:tcBorders>
              <w:top w:val="single" w:sz="4" w:space="0" w:color="auto"/>
              <w:bottom w:val="triple" w:sz="4" w:space="0" w:color="auto"/>
            </w:tcBorders>
            <w:vAlign w:val="center"/>
          </w:tcPr>
          <w:p w14:paraId="11909134" w14:textId="77777777" w:rsidR="00CD3CF7" w:rsidRPr="00E62BFE" w:rsidRDefault="00CD3CF7" w:rsidP="00CD3CF7">
            <w:pPr>
              <w:rPr>
                <w:sz w:val="12"/>
                <w:szCs w:val="12"/>
              </w:rPr>
            </w:pPr>
            <w:r w:rsidRPr="00E62BFE">
              <w:rPr>
                <w:sz w:val="12"/>
                <w:szCs w:val="12"/>
              </w:rPr>
              <w:t>Ge Crystal Density [g/cm</w:t>
            </w:r>
            <w:r w:rsidRPr="00E62BFE">
              <w:rPr>
                <w:sz w:val="12"/>
                <w:szCs w:val="12"/>
                <w:vertAlign w:val="superscript"/>
              </w:rPr>
              <w:t>3</w:t>
            </w:r>
            <w:r w:rsidRPr="00E62BFE">
              <w:rPr>
                <w:sz w:val="12"/>
                <w:szCs w:val="12"/>
              </w:rPr>
              <w:t>]</w:t>
            </w:r>
          </w:p>
        </w:tc>
        <w:tc>
          <w:tcPr>
            <w:tcW w:w="540" w:type="dxa"/>
            <w:tcBorders>
              <w:top w:val="single" w:sz="4" w:space="0" w:color="auto"/>
              <w:bottom w:val="triple" w:sz="4" w:space="0" w:color="auto"/>
            </w:tcBorders>
            <w:vAlign w:val="center"/>
          </w:tcPr>
          <w:p w14:paraId="721F41C4"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342B0027"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70B1AD0F"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6B4910EE" w14:textId="77777777" w:rsidR="00CD3CF7" w:rsidRPr="00E62BFE" w:rsidRDefault="00CD3CF7" w:rsidP="00CD3CF7">
            <w:pPr>
              <w:jc w:val="center"/>
              <w:rPr>
                <w:sz w:val="12"/>
                <w:szCs w:val="12"/>
              </w:rPr>
            </w:pPr>
            <w:r w:rsidRPr="00E62BFE">
              <w:rPr>
                <w:sz w:val="12"/>
                <w:szCs w:val="12"/>
              </w:rPr>
              <w:t>5.35</w:t>
            </w:r>
          </w:p>
        </w:tc>
        <w:tc>
          <w:tcPr>
            <w:tcW w:w="662" w:type="dxa"/>
            <w:tcBorders>
              <w:top w:val="single" w:sz="4" w:space="0" w:color="auto"/>
              <w:bottom w:val="triple" w:sz="4" w:space="0" w:color="auto"/>
            </w:tcBorders>
            <w:vAlign w:val="center"/>
          </w:tcPr>
          <w:p w14:paraId="6D1B7DA8" w14:textId="77777777" w:rsidR="00CD3CF7" w:rsidRPr="00E62BFE" w:rsidRDefault="00CD3CF7" w:rsidP="00CD3CF7">
            <w:pPr>
              <w:jc w:val="center"/>
              <w:rPr>
                <w:sz w:val="12"/>
                <w:szCs w:val="12"/>
              </w:rPr>
            </w:pPr>
            <w:r w:rsidRPr="00E62BFE">
              <w:rPr>
                <w:sz w:val="12"/>
                <w:szCs w:val="12"/>
              </w:rPr>
              <w:t>5.32</w:t>
            </w:r>
          </w:p>
        </w:tc>
        <w:tc>
          <w:tcPr>
            <w:tcW w:w="606" w:type="dxa"/>
            <w:tcBorders>
              <w:top w:val="single" w:sz="4" w:space="0" w:color="auto"/>
              <w:bottom w:val="triple" w:sz="4" w:space="0" w:color="auto"/>
            </w:tcBorders>
            <w:vAlign w:val="center"/>
          </w:tcPr>
          <w:p w14:paraId="52B09855" w14:textId="77777777" w:rsidR="00CD3CF7" w:rsidRPr="00E62BFE" w:rsidRDefault="00CD3CF7" w:rsidP="00CD3CF7">
            <w:pPr>
              <w:jc w:val="center"/>
              <w:rPr>
                <w:sz w:val="12"/>
                <w:szCs w:val="12"/>
              </w:rPr>
            </w:pPr>
            <w:r w:rsidRPr="00E62BFE">
              <w:rPr>
                <w:sz w:val="12"/>
                <w:szCs w:val="12"/>
              </w:rPr>
              <w:t>5.3425</w:t>
            </w:r>
          </w:p>
        </w:tc>
      </w:tr>
    </w:tbl>
    <w:p w14:paraId="73DF42CA" w14:textId="77777777" w:rsidR="00C42B89" w:rsidRDefault="00C42B89" w:rsidP="00B936BF">
      <w:pPr>
        <w:pStyle w:val="Text"/>
        <w:ind w:firstLine="0"/>
      </w:pPr>
    </w:p>
    <w:p w14:paraId="57123A57" w14:textId="77777777" w:rsidR="00F349F9" w:rsidRDefault="00F349F9" w:rsidP="00B936BF">
      <w:pPr>
        <w:pStyle w:val="Text"/>
        <w:ind w:firstLine="0"/>
      </w:pPr>
      <w:r>
        <w:t>After outputting the results, and examining a consistent trend</w:t>
      </w:r>
      <w:del w:id="119" w:author="Robert Torzilli" w:date="2017-12-07T22:51:00Z">
        <w:r w:rsidDel="00755CC6">
          <w:delText>,</w:delText>
        </w:r>
      </w:del>
      <w:r>
        <w:t xml:space="preserve"> where the efficiency curves matched well at higher energies</w:t>
      </w:r>
      <w:ins w:id="120" w:author="Robert Torzilli" w:date="2017-12-07T22:51:00Z">
        <w:r w:rsidR="00755CC6">
          <w:t>,</w:t>
        </w:r>
      </w:ins>
      <w:r>
        <w:t xml:space="preserve"> but poorly at energies below 159 keV, another optimization trial was performed at position 3.</w:t>
      </w:r>
      <w:r w:rsidR="00380432">
        <w:t xml:space="preserve">  For this case</w:t>
      </w:r>
      <w:del w:id="121" w:author="Robert Torzilli" w:date="2017-12-07T22:52:00Z">
        <w:r w:rsidR="00380432" w:rsidDel="00755CC6">
          <w:delText>,</w:delText>
        </w:r>
      </w:del>
      <w:r w:rsidR="00380432">
        <w:t xml:space="preserve"> the optimization code neglected all energies below 159 </w:t>
      </w:r>
      <w:proofErr w:type="spellStart"/>
      <w:r w:rsidR="00380432">
        <w:t>keV</w:t>
      </w:r>
      <w:proofErr w:type="spellEnd"/>
      <w:del w:id="122" w:author="Robert Torzilli" w:date="2017-12-07T22:52:00Z">
        <w:r w:rsidR="00380432" w:rsidDel="00755CC6">
          <w:delText>,</w:delText>
        </w:r>
      </w:del>
      <w:r w:rsidR="00380432">
        <w:t xml:space="preserve"> and the results can be seen in Figure 8 and Table 5.  A stronger agreement was found between experimental and MCNP calculated </w:t>
      </w:r>
      <w:proofErr w:type="spellStart"/>
      <w:r w:rsidR="00380432">
        <w:t>efficiencies</w:t>
      </w:r>
      <w:del w:id="123" w:author="Robert Torzilli" w:date="2017-12-07T22:52:00Z">
        <w:r w:rsidR="00380432" w:rsidDel="00755CC6">
          <w:delText xml:space="preserve">, </w:delText>
        </w:r>
      </w:del>
      <w:r w:rsidR="00380432">
        <w:t>where</w:t>
      </w:r>
      <w:proofErr w:type="spellEnd"/>
      <w:r w:rsidR="00380432">
        <w:t xml:space="preserve"> the average relative difference was 2.4 %.  Also the range for the top deadlayer was increased, to cause more photon attenuation and potentially provide better results.</w:t>
      </w:r>
    </w:p>
    <w:p w14:paraId="7154F84A" w14:textId="77777777" w:rsidR="00F349F9" w:rsidRDefault="00F349F9" w:rsidP="00B936BF">
      <w:pPr>
        <w:pStyle w:val="Text"/>
        <w:ind w:firstLine="0"/>
      </w:pPr>
    </w:p>
    <w:p w14:paraId="63C6232B" w14:textId="77777777" w:rsidR="00C42B89" w:rsidRDefault="00C42B89" w:rsidP="00B936BF">
      <w:pPr>
        <w:pStyle w:val="Text"/>
        <w:ind w:firstLine="0"/>
      </w:pPr>
      <w:r>
        <w:rPr>
          <w:noProof/>
        </w:rPr>
        <mc:AlternateContent>
          <mc:Choice Requires="wpc">
            <w:drawing>
              <wp:inline distT="0" distB="0" distL="0" distR="0" wp14:anchorId="4E0CCB0F" wp14:editId="5BD6DB5C">
                <wp:extent cx="3200400" cy="2322045"/>
                <wp:effectExtent l="0" t="0" r="19050" b="254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51926" y="0"/>
                            <a:ext cx="2489200" cy="1866900"/>
                          </a:xfrm>
                          <a:prstGeom prst="rect">
                            <a:avLst/>
                          </a:prstGeom>
                        </pic:spPr>
                      </pic:pic>
                      <wps:wsp>
                        <wps:cNvPr id="45" name="Text Box 4"/>
                        <wps:cNvSpPr txBox="1"/>
                        <wps:spPr>
                          <a:xfrm>
                            <a:off x="0" y="1845797"/>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A619C" w14:textId="77777777" w:rsidR="00EF1A2C" w:rsidRDefault="00EF1A2C"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EF1A2C" w:rsidRDefault="00EF1A2C"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CCB0F" id="Canvas 25" o:spid="_x0000_s1070" editas="canvas" style="width:252pt;height:182.85pt;mso-position-horizontal-relative:char;mso-position-vertical-relative:line" coordsize="32004,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">
                <v:shape id="_x0000_s1071" type="#_x0000_t75" style="position:absolute;width:32004;height:23215;visibility:visible;mso-wrap-style:square">
                  <v:fill o:detectmouseclick="t"/>
                  <v:path o:connecttype="none"/>
                </v:shape>
                <v:shape id="Picture 26" o:spid="_x0000_s1072"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znHBAAAA2wAAAA8AAABkcnMvZG93bnJldi54bWxEj82KwjAUhfeC7xDuwOw0nSpl6BhFxII7&#10;0enC5aW5ptXmpjRR69tPBGGWh/PzcRarwbbiTr1vHCv4miYgiCunGzYKyt9i8g3CB2SNrWNS8CQP&#10;q+V4tMBcuwcf6H4MRsQR9jkqqEPocil9VZNFP3UdcfTOrrcYouyN1D0+4rhtZZokmbTYcCTU2NGm&#10;pup6vNnIPZVPnW2L+aWZF/vNjE2R7oxSnx/D+gdEoCH8h9/tnVaQZvD6En+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sznHBAAAA2wAAAA8AAAAAAAAAAAAAAAAAnwIA&#10;AGRycy9kb3ducmV2LnhtbFBLBQYAAAAABAAEAPcAAACNAwAAAAA=&#10;">
                  <v:imagedata r:id="rId26" o:title=""/>
                  <v:path arrowok="t"/>
                </v:shape>
                <v:shape id="Text Box 4" o:spid="_x0000_s1073" type="#_x0000_t202" style="position:absolute;top:18457;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3BEA619C" w14:textId="77777777" w:rsidR="00EF1A2C" w:rsidRDefault="00EF1A2C"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EF1A2C" w:rsidRDefault="00EF1A2C"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tbl>
      <w:tblPr>
        <w:tblStyle w:val="TableGrid"/>
        <w:tblW w:w="5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8"/>
        <w:gridCol w:w="1101"/>
        <w:gridCol w:w="816"/>
        <w:gridCol w:w="994"/>
      </w:tblGrid>
      <w:tr w:rsidR="00454183" w:rsidRPr="00E57D26" w14:paraId="689186CA" w14:textId="77777777" w:rsidTr="00454183">
        <w:tc>
          <w:tcPr>
            <w:tcW w:w="5509" w:type="dxa"/>
            <w:gridSpan w:val="4"/>
            <w:tcBorders>
              <w:bottom w:val="triple" w:sz="4" w:space="0" w:color="auto"/>
            </w:tcBorders>
            <w:shd w:val="clear" w:color="auto" w:fill="auto"/>
            <w:vAlign w:val="center"/>
          </w:tcPr>
          <w:p w14:paraId="4340253A" w14:textId="77777777" w:rsidR="00454183" w:rsidRPr="000E6D34" w:rsidRDefault="00454183" w:rsidP="00454183">
            <w:pPr>
              <w:jc w:val="center"/>
              <w:rPr>
                <w:sz w:val="16"/>
                <w:szCs w:val="12"/>
              </w:rPr>
            </w:pPr>
            <w:r>
              <w:rPr>
                <w:sz w:val="16"/>
                <w:szCs w:val="12"/>
              </w:rPr>
              <w:t>TABLE 5</w:t>
            </w:r>
          </w:p>
          <w:p w14:paraId="0EE0FE89" w14:textId="77777777" w:rsidR="00454183" w:rsidRPr="00E57D26" w:rsidRDefault="00454183" w:rsidP="00454183">
            <w:pPr>
              <w:jc w:val="center"/>
              <w:rPr>
                <w:sz w:val="16"/>
                <w:szCs w:val="16"/>
              </w:rPr>
            </w:pPr>
            <w:r w:rsidRPr="000E6D34">
              <w:rPr>
                <w:smallCaps/>
                <w:sz w:val="16"/>
                <w:szCs w:val="12"/>
              </w:rPr>
              <w:t>Optimized Detector Parameters</w:t>
            </w:r>
            <w:r>
              <w:rPr>
                <w:smallCaps/>
                <w:sz w:val="16"/>
                <w:szCs w:val="12"/>
              </w:rPr>
              <w:t xml:space="preserve"> for Position 3</w:t>
            </w:r>
          </w:p>
        </w:tc>
      </w:tr>
      <w:tr w:rsidR="00454183" w:rsidRPr="00E57D26" w14:paraId="23FD6D70" w14:textId="77777777" w:rsidTr="00454183">
        <w:tc>
          <w:tcPr>
            <w:tcW w:w="2598" w:type="dxa"/>
            <w:vMerge w:val="restart"/>
            <w:tcBorders>
              <w:top w:val="triple" w:sz="4" w:space="0" w:color="auto"/>
            </w:tcBorders>
            <w:shd w:val="clear" w:color="auto" w:fill="auto"/>
            <w:vAlign w:val="center"/>
          </w:tcPr>
          <w:p w14:paraId="31ECD5FD" w14:textId="77777777" w:rsidR="00454183" w:rsidRPr="00E57D26" w:rsidRDefault="00454183" w:rsidP="001B068D">
            <w:pPr>
              <w:jc w:val="center"/>
              <w:rPr>
                <w:sz w:val="16"/>
                <w:szCs w:val="16"/>
              </w:rPr>
            </w:pPr>
            <w:r w:rsidRPr="00E57D26">
              <w:rPr>
                <w:sz w:val="16"/>
                <w:szCs w:val="16"/>
              </w:rPr>
              <w:t>Parameter</w:t>
            </w:r>
          </w:p>
        </w:tc>
        <w:tc>
          <w:tcPr>
            <w:tcW w:w="1101" w:type="dxa"/>
            <w:vMerge w:val="restart"/>
            <w:tcBorders>
              <w:top w:val="triple" w:sz="4" w:space="0" w:color="auto"/>
            </w:tcBorders>
            <w:shd w:val="clear" w:color="auto" w:fill="auto"/>
            <w:vAlign w:val="center"/>
          </w:tcPr>
          <w:p w14:paraId="65DA263F" w14:textId="77777777" w:rsidR="00454183" w:rsidRPr="00E57D26" w:rsidRDefault="00454183" w:rsidP="001B068D">
            <w:pPr>
              <w:jc w:val="center"/>
              <w:rPr>
                <w:sz w:val="16"/>
                <w:szCs w:val="16"/>
              </w:rPr>
            </w:pPr>
            <w:r w:rsidRPr="00E57D26">
              <w:rPr>
                <w:sz w:val="16"/>
                <w:szCs w:val="16"/>
              </w:rPr>
              <w:t>Initial Value</w:t>
            </w:r>
          </w:p>
        </w:tc>
        <w:tc>
          <w:tcPr>
            <w:tcW w:w="1810" w:type="dxa"/>
            <w:gridSpan w:val="2"/>
            <w:tcBorders>
              <w:top w:val="triple" w:sz="4" w:space="0" w:color="auto"/>
            </w:tcBorders>
            <w:shd w:val="clear" w:color="auto" w:fill="auto"/>
            <w:vAlign w:val="center"/>
          </w:tcPr>
          <w:p w14:paraId="7CFA28D5" w14:textId="77777777" w:rsidR="00454183" w:rsidRPr="00E57D26" w:rsidRDefault="00454183" w:rsidP="001B068D">
            <w:pPr>
              <w:jc w:val="center"/>
              <w:rPr>
                <w:sz w:val="16"/>
                <w:szCs w:val="16"/>
              </w:rPr>
            </w:pPr>
            <w:r w:rsidRPr="00E57D26">
              <w:rPr>
                <w:sz w:val="16"/>
                <w:szCs w:val="16"/>
              </w:rPr>
              <w:t>Position</w:t>
            </w:r>
          </w:p>
        </w:tc>
      </w:tr>
      <w:tr w:rsidR="00454183" w:rsidRPr="00E57D26" w14:paraId="0A06CAFE" w14:textId="77777777" w:rsidTr="00454183">
        <w:tc>
          <w:tcPr>
            <w:tcW w:w="2598" w:type="dxa"/>
            <w:vMerge/>
            <w:tcBorders>
              <w:bottom w:val="single" w:sz="4" w:space="0" w:color="auto"/>
            </w:tcBorders>
            <w:shd w:val="clear" w:color="auto" w:fill="auto"/>
            <w:vAlign w:val="center"/>
          </w:tcPr>
          <w:p w14:paraId="4C5C377B" w14:textId="77777777" w:rsidR="00454183" w:rsidRPr="00E57D26" w:rsidRDefault="00454183" w:rsidP="001B068D">
            <w:pPr>
              <w:jc w:val="center"/>
              <w:rPr>
                <w:sz w:val="16"/>
                <w:szCs w:val="16"/>
              </w:rPr>
            </w:pPr>
          </w:p>
        </w:tc>
        <w:tc>
          <w:tcPr>
            <w:tcW w:w="1101" w:type="dxa"/>
            <w:vMerge/>
            <w:tcBorders>
              <w:bottom w:val="single" w:sz="4" w:space="0" w:color="auto"/>
            </w:tcBorders>
            <w:shd w:val="clear" w:color="auto" w:fill="auto"/>
            <w:vAlign w:val="center"/>
          </w:tcPr>
          <w:p w14:paraId="08C942B4" w14:textId="77777777" w:rsidR="00454183" w:rsidRPr="00E57D26" w:rsidRDefault="00454183" w:rsidP="001B068D">
            <w:pPr>
              <w:jc w:val="center"/>
              <w:rPr>
                <w:sz w:val="16"/>
                <w:szCs w:val="16"/>
              </w:rPr>
            </w:pPr>
          </w:p>
        </w:tc>
        <w:tc>
          <w:tcPr>
            <w:tcW w:w="816" w:type="dxa"/>
            <w:tcBorders>
              <w:bottom w:val="single" w:sz="4" w:space="0" w:color="auto"/>
            </w:tcBorders>
            <w:shd w:val="clear" w:color="auto" w:fill="auto"/>
            <w:vAlign w:val="center"/>
          </w:tcPr>
          <w:p w14:paraId="2C109EC7" w14:textId="77777777" w:rsidR="00454183" w:rsidRPr="00E57D26" w:rsidRDefault="00454183" w:rsidP="001B068D">
            <w:pPr>
              <w:jc w:val="center"/>
              <w:rPr>
                <w:sz w:val="16"/>
                <w:szCs w:val="16"/>
              </w:rPr>
            </w:pPr>
            <w:r w:rsidRPr="00E57D26">
              <w:rPr>
                <w:sz w:val="16"/>
                <w:szCs w:val="16"/>
              </w:rPr>
              <w:t>3</w:t>
            </w:r>
          </w:p>
        </w:tc>
        <w:tc>
          <w:tcPr>
            <w:tcW w:w="994" w:type="dxa"/>
            <w:tcBorders>
              <w:bottom w:val="single" w:sz="4" w:space="0" w:color="auto"/>
            </w:tcBorders>
            <w:shd w:val="clear" w:color="auto" w:fill="auto"/>
            <w:vAlign w:val="center"/>
          </w:tcPr>
          <w:p w14:paraId="14A7F24A" w14:textId="77777777" w:rsidR="00454183" w:rsidRPr="00E57D26" w:rsidRDefault="00454183" w:rsidP="001B068D">
            <w:pPr>
              <w:jc w:val="center"/>
              <w:rPr>
                <w:sz w:val="16"/>
                <w:szCs w:val="16"/>
              </w:rPr>
            </w:pPr>
            <w:r w:rsidRPr="00E57D26">
              <w:rPr>
                <w:sz w:val="16"/>
                <w:szCs w:val="16"/>
              </w:rPr>
              <w:t>3 Adjusted</w:t>
            </w:r>
          </w:p>
        </w:tc>
      </w:tr>
      <w:tr w:rsidR="00454183" w:rsidRPr="00E57D26" w14:paraId="6D2F6BEB" w14:textId="77777777" w:rsidTr="00454183">
        <w:tc>
          <w:tcPr>
            <w:tcW w:w="2598" w:type="dxa"/>
            <w:tcBorders>
              <w:top w:val="single" w:sz="4" w:space="0" w:color="auto"/>
              <w:bottom w:val="single" w:sz="4" w:space="0" w:color="auto"/>
            </w:tcBorders>
          </w:tcPr>
          <w:p w14:paraId="41A6180A" w14:textId="77777777" w:rsidR="00454183" w:rsidRPr="00E57D26" w:rsidRDefault="00454183" w:rsidP="001B068D">
            <w:pPr>
              <w:rPr>
                <w:sz w:val="16"/>
                <w:szCs w:val="16"/>
              </w:rPr>
            </w:pPr>
            <w:r w:rsidRPr="00E57D26">
              <w:rPr>
                <w:sz w:val="16"/>
                <w:szCs w:val="16"/>
              </w:rPr>
              <w:t>Outer Top Deadlayer [cm]</w:t>
            </w:r>
          </w:p>
        </w:tc>
        <w:tc>
          <w:tcPr>
            <w:tcW w:w="1101" w:type="dxa"/>
            <w:tcBorders>
              <w:top w:val="single" w:sz="4" w:space="0" w:color="auto"/>
              <w:bottom w:val="single" w:sz="4" w:space="0" w:color="auto"/>
            </w:tcBorders>
            <w:vAlign w:val="center"/>
          </w:tcPr>
          <w:p w14:paraId="1BF50017"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21113EA2" w14:textId="77777777" w:rsidR="00454183" w:rsidRPr="00E57D26" w:rsidRDefault="00454183" w:rsidP="001B068D">
            <w:pPr>
              <w:jc w:val="center"/>
              <w:rPr>
                <w:sz w:val="16"/>
                <w:szCs w:val="16"/>
              </w:rPr>
            </w:pPr>
            <w:r w:rsidRPr="00E57D26">
              <w:rPr>
                <w:sz w:val="16"/>
                <w:szCs w:val="16"/>
              </w:rPr>
              <w:t>0.73899</w:t>
            </w:r>
          </w:p>
        </w:tc>
        <w:tc>
          <w:tcPr>
            <w:tcW w:w="994" w:type="dxa"/>
            <w:tcBorders>
              <w:top w:val="single" w:sz="4" w:space="0" w:color="auto"/>
              <w:bottom w:val="single" w:sz="4" w:space="0" w:color="auto"/>
            </w:tcBorders>
            <w:vAlign w:val="center"/>
          </w:tcPr>
          <w:p w14:paraId="2D9CA33F" w14:textId="77777777" w:rsidR="00454183" w:rsidRPr="00E57D26" w:rsidRDefault="00454183" w:rsidP="001B068D">
            <w:pPr>
              <w:jc w:val="center"/>
              <w:rPr>
                <w:sz w:val="16"/>
                <w:szCs w:val="16"/>
              </w:rPr>
            </w:pPr>
            <w:r w:rsidRPr="00E57D26">
              <w:rPr>
                <w:sz w:val="16"/>
                <w:szCs w:val="16"/>
              </w:rPr>
              <w:t>0.97535</w:t>
            </w:r>
          </w:p>
        </w:tc>
      </w:tr>
      <w:tr w:rsidR="00454183" w:rsidRPr="00E57D26" w14:paraId="7315E8B3" w14:textId="77777777" w:rsidTr="00454183">
        <w:tc>
          <w:tcPr>
            <w:tcW w:w="2598" w:type="dxa"/>
            <w:tcBorders>
              <w:top w:val="single" w:sz="4" w:space="0" w:color="auto"/>
              <w:bottom w:val="single" w:sz="4" w:space="0" w:color="auto"/>
            </w:tcBorders>
          </w:tcPr>
          <w:p w14:paraId="4F4C13E0" w14:textId="77777777" w:rsidR="00454183" w:rsidRPr="00E57D26" w:rsidRDefault="00454183" w:rsidP="001B068D">
            <w:pPr>
              <w:rPr>
                <w:sz w:val="16"/>
                <w:szCs w:val="16"/>
              </w:rPr>
            </w:pPr>
            <w:r w:rsidRPr="00E57D26">
              <w:rPr>
                <w:sz w:val="16"/>
                <w:szCs w:val="16"/>
              </w:rPr>
              <w:t>Outer Sides Deadlayer [cm]</w:t>
            </w:r>
          </w:p>
        </w:tc>
        <w:tc>
          <w:tcPr>
            <w:tcW w:w="1101" w:type="dxa"/>
            <w:tcBorders>
              <w:top w:val="single" w:sz="4" w:space="0" w:color="auto"/>
              <w:bottom w:val="single" w:sz="4" w:space="0" w:color="auto"/>
            </w:tcBorders>
            <w:vAlign w:val="center"/>
          </w:tcPr>
          <w:p w14:paraId="34A35BCE"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7A05C918" w14:textId="77777777" w:rsidR="00454183" w:rsidRPr="00E57D26" w:rsidRDefault="00454183" w:rsidP="001B068D">
            <w:pPr>
              <w:jc w:val="center"/>
              <w:rPr>
                <w:sz w:val="16"/>
                <w:szCs w:val="16"/>
              </w:rPr>
            </w:pPr>
            <w:r w:rsidRPr="00E57D26">
              <w:rPr>
                <w:sz w:val="16"/>
                <w:szCs w:val="16"/>
              </w:rPr>
              <w:t>0.23</w:t>
            </w:r>
          </w:p>
        </w:tc>
        <w:tc>
          <w:tcPr>
            <w:tcW w:w="994" w:type="dxa"/>
            <w:tcBorders>
              <w:top w:val="single" w:sz="4" w:space="0" w:color="auto"/>
              <w:bottom w:val="single" w:sz="4" w:space="0" w:color="auto"/>
            </w:tcBorders>
            <w:vAlign w:val="center"/>
          </w:tcPr>
          <w:p w14:paraId="4B00A710" w14:textId="77777777" w:rsidR="00454183" w:rsidRPr="00E57D26" w:rsidRDefault="00454183" w:rsidP="001B068D">
            <w:pPr>
              <w:jc w:val="center"/>
              <w:rPr>
                <w:sz w:val="16"/>
                <w:szCs w:val="16"/>
              </w:rPr>
            </w:pPr>
            <w:r w:rsidRPr="00E57D26">
              <w:rPr>
                <w:sz w:val="16"/>
                <w:szCs w:val="16"/>
              </w:rPr>
              <w:t>0.13</w:t>
            </w:r>
          </w:p>
        </w:tc>
      </w:tr>
      <w:tr w:rsidR="00454183" w:rsidRPr="00E57D26" w14:paraId="0B18210D" w14:textId="77777777" w:rsidTr="00454183">
        <w:tc>
          <w:tcPr>
            <w:tcW w:w="2598" w:type="dxa"/>
            <w:tcBorders>
              <w:top w:val="single" w:sz="4" w:space="0" w:color="auto"/>
              <w:bottom w:val="single" w:sz="4" w:space="0" w:color="auto"/>
            </w:tcBorders>
          </w:tcPr>
          <w:p w14:paraId="2A8D1DB4" w14:textId="77777777" w:rsidR="00454183" w:rsidRPr="00E57D26" w:rsidRDefault="00454183" w:rsidP="001B068D">
            <w:pPr>
              <w:rPr>
                <w:sz w:val="16"/>
                <w:szCs w:val="16"/>
              </w:rPr>
            </w:pPr>
            <w:r w:rsidRPr="00E57D26">
              <w:rPr>
                <w:sz w:val="16"/>
                <w:szCs w:val="16"/>
              </w:rPr>
              <w:t>Ge Crystal Length [cm]</w:t>
            </w:r>
          </w:p>
        </w:tc>
        <w:tc>
          <w:tcPr>
            <w:tcW w:w="1101" w:type="dxa"/>
            <w:tcBorders>
              <w:top w:val="single" w:sz="4" w:space="0" w:color="auto"/>
              <w:bottom w:val="single" w:sz="4" w:space="0" w:color="auto"/>
            </w:tcBorders>
            <w:vAlign w:val="center"/>
          </w:tcPr>
          <w:p w14:paraId="02B953D7" w14:textId="77777777" w:rsidR="00454183" w:rsidRPr="00E57D26" w:rsidRDefault="00454183" w:rsidP="001B068D">
            <w:pPr>
              <w:jc w:val="center"/>
              <w:rPr>
                <w:sz w:val="16"/>
                <w:szCs w:val="16"/>
              </w:rPr>
            </w:pPr>
            <w:r w:rsidRPr="00E57D26">
              <w:rPr>
                <w:sz w:val="16"/>
                <w:szCs w:val="16"/>
              </w:rPr>
              <w:t>8.32</w:t>
            </w:r>
          </w:p>
        </w:tc>
        <w:tc>
          <w:tcPr>
            <w:tcW w:w="816" w:type="dxa"/>
            <w:tcBorders>
              <w:top w:val="single" w:sz="4" w:space="0" w:color="auto"/>
              <w:bottom w:val="single" w:sz="4" w:space="0" w:color="auto"/>
            </w:tcBorders>
            <w:vAlign w:val="center"/>
          </w:tcPr>
          <w:p w14:paraId="1AD22398" w14:textId="77777777" w:rsidR="00454183" w:rsidRPr="00E57D26" w:rsidRDefault="00454183" w:rsidP="001B068D">
            <w:pPr>
              <w:jc w:val="center"/>
              <w:rPr>
                <w:sz w:val="16"/>
                <w:szCs w:val="16"/>
              </w:rPr>
            </w:pPr>
            <w:r w:rsidRPr="00E57D26">
              <w:rPr>
                <w:sz w:val="16"/>
                <w:szCs w:val="16"/>
              </w:rPr>
              <w:t>7.47499</w:t>
            </w:r>
          </w:p>
        </w:tc>
        <w:tc>
          <w:tcPr>
            <w:tcW w:w="994" w:type="dxa"/>
            <w:tcBorders>
              <w:top w:val="single" w:sz="4" w:space="0" w:color="auto"/>
              <w:bottom w:val="single" w:sz="4" w:space="0" w:color="auto"/>
            </w:tcBorders>
            <w:vAlign w:val="center"/>
          </w:tcPr>
          <w:p w14:paraId="0AAC3273" w14:textId="77777777" w:rsidR="00454183" w:rsidRPr="00E57D26" w:rsidRDefault="00454183" w:rsidP="001B068D">
            <w:pPr>
              <w:jc w:val="center"/>
              <w:rPr>
                <w:sz w:val="16"/>
                <w:szCs w:val="16"/>
              </w:rPr>
            </w:pPr>
            <w:r w:rsidRPr="00E57D26">
              <w:rPr>
                <w:sz w:val="16"/>
                <w:szCs w:val="16"/>
              </w:rPr>
              <w:t>8.60166</w:t>
            </w:r>
          </w:p>
        </w:tc>
      </w:tr>
      <w:tr w:rsidR="00454183" w:rsidRPr="00E57D26" w14:paraId="69F04073" w14:textId="77777777" w:rsidTr="00454183">
        <w:tc>
          <w:tcPr>
            <w:tcW w:w="2598" w:type="dxa"/>
            <w:tcBorders>
              <w:top w:val="single" w:sz="4" w:space="0" w:color="auto"/>
              <w:bottom w:val="single" w:sz="4" w:space="0" w:color="auto"/>
            </w:tcBorders>
          </w:tcPr>
          <w:p w14:paraId="37B896D6" w14:textId="77777777" w:rsidR="00454183" w:rsidRPr="00E57D26" w:rsidRDefault="00454183" w:rsidP="001B068D">
            <w:pPr>
              <w:rPr>
                <w:sz w:val="16"/>
                <w:szCs w:val="16"/>
              </w:rPr>
            </w:pPr>
            <w:r w:rsidRPr="00E57D26">
              <w:rPr>
                <w:sz w:val="16"/>
                <w:szCs w:val="16"/>
              </w:rPr>
              <w:t>Kapton Window [cm]</w:t>
            </w:r>
          </w:p>
        </w:tc>
        <w:tc>
          <w:tcPr>
            <w:tcW w:w="1101" w:type="dxa"/>
            <w:tcBorders>
              <w:top w:val="single" w:sz="4" w:space="0" w:color="auto"/>
              <w:bottom w:val="single" w:sz="4" w:space="0" w:color="auto"/>
            </w:tcBorders>
            <w:vAlign w:val="center"/>
          </w:tcPr>
          <w:p w14:paraId="3F7F628A" w14:textId="77777777" w:rsidR="00454183" w:rsidRPr="00E57D26" w:rsidRDefault="00454183" w:rsidP="001B068D">
            <w:pPr>
              <w:jc w:val="center"/>
              <w:rPr>
                <w:sz w:val="16"/>
                <w:szCs w:val="16"/>
              </w:rPr>
            </w:pPr>
            <w:r w:rsidRPr="00E57D26">
              <w:rPr>
                <w:sz w:val="16"/>
                <w:szCs w:val="16"/>
              </w:rPr>
              <w:t>0.01016</w:t>
            </w:r>
          </w:p>
        </w:tc>
        <w:tc>
          <w:tcPr>
            <w:tcW w:w="816" w:type="dxa"/>
            <w:tcBorders>
              <w:top w:val="single" w:sz="4" w:space="0" w:color="auto"/>
              <w:bottom w:val="single" w:sz="4" w:space="0" w:color="auto"/>
            </w:tcBorders>
            <w:vAlign w:val="center"/>
          </w:tcPr>
          <w:p w14:paraId="14F416F6" w14:textId="77777777" w:rsidR="00454183" w:rsidRPr="00E57D26" w:rsidRDefault="00454183" w:rsidP="001B068D">
            <w:pPr>
              <w:jc w:val="center"/>
              <w:rPr>
                <w:sz w:val="16"/>
                <w:szCs w:val="16"/>
              </w:rPr>
            </w:pPr>
            <w:r w:rsidRPr="00E57D26">
              <w:rPr>
                <w:sz w:val="16"/>
                <w:szCs w:val="16"/>
              </w:rPr>
              <w:t>0.11016</w:t>
            </w:r>
          </w:p>
        </w:tc>
        <w:tc>
          <w:tcPr>
            <w:tcW w:w="994" w:type="dxa"/>
            <w:tcBorders>
              <w:top w:val="single" w:sz="4" w:space="0" w:color="auto"/>
              <w:bottom w:val="single" w:sz="4" w:space="0" w:color="auto"/>
            </w:tcBorders>
            <w:vAlign w:val="center"/>
          </w:tcPr>
          <w:p w14:paraId="73219223" w14:textId="77777777" w:rsidR="00454183" w:rsidRPr="00E57D26" w:rsidRDefault="00454183" w:rsidP="001B068D">
            <w:pPr>
              <w:jc w:val="center"/>
              <w:rPr>
                <w:sz w:val="16"/>
                <w:szCs w:val="16"/>
              </w:rPr>
            </w:pPr>
            <w:r w:rsidRPr="00E57D26">
              <w:rPr>
                <w:sz w:val="16"/>
                <w:szCs w:val="16"/>
              </w:rPr>
              <w:t>0.13016</w:t>
            </w:r>
          </w:p>
        </w:tc>
      </w:tr>
      <w:tr w:rsidR="00454183" w:rsidRPr="00E57D26" w14:paraId="393430E0" w14:textId="77777777" w:rsidTr="00454183">
        <w:tc>
          <w:tcPr>
            <w:tcW w:w="2598" w:type="dxa"/>
            <w:tcBorders>
              <w:top w:val="single" w:sz="4" w:space="0" w:color="auto"/>
              <w:bottom w:val="single" w:sz="4" w:space="0" w:color="auto"/>
            </w:tcBorders>
          </w:tcPr>
          <w:p w14:paraId="40E55FCF" w14:textId="77777777" w:rsidR="00454183" w:rsidRPr="00E57D26" w:rsidRDefault="00454183" w:rsidP="001B068D">
            <w:pPr>
              <w:rPr>
                <w:sz w:val="16"/>
                <w:szCs w:val="16"/>
              </w:rPr>
            </w:pPr>
            <w:r w:rsidRPr="00E57D26">
              <w:rPr>
                <w:sz w:val="16"/>
                <w:szCs w:val="16"/>
              </w:rPr>
              <w:t>Inner Top Coaxial Deadlayer [cm]</w:t>
            </w:r>
          </w:p>
        </w:tc>
        <w:tc>
          <w:tcPr>
            <w:tcW w:w="1101" w:type="dxa"/>
            <w:tcBorders>
              <w:top w:val="single" w:sz="4" w:space="0" w:color="auto"/>
              <w:bottom w:val="single" w:sz="4" w:space="0" w:color="auto"/>
            </w:tcBorders>
            <w:vAlign w:val="center"/>
          </w:tcPr>
          <w:p w14:paraId="3A994E7C"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2664AD10" w14:textId="77777777" w:rsidR="00454183" w:rsidRPr="00E57D26" w:rsidRDefault="00454183" w:rsidP="001B068D">
            <w:pPr>
              <w:jc w:val="center"/>
              <w:rPr>
                <w:sz w:val="16"/>
                <w:szCs w:val="16"/>
              </w:rPr>
            </w:pPr>
            <w:r w:rsidRPr="00E57D26">
              <w:rPr>
                <w:sz w:val="16"/>
                <w:szCs w:val="16"/>
              </w:rPr>
              <w:t>6E-05</w:t>
            </w:r>
          </w:p>
        </w:tc>
        <w:tc>
          <w:tcPr>
            <w:tcW w:w="994" w:type="dxa"/>
            <w:tcBorders>
              <w:top w:val="single" w:sz="4" w:space="0" w:color="auto"/>
              <w:bottom w:val="single" w:sz="4" w:space="0" w:color="auto"/>
            </w:tcBorders>
            <w:vAlign w:val="center"/>
          </w:tcPr>
          <w:p w14:paraId="7F4FF342" w14:textId="77777777" w:rsidR="00454183" w:rsidRPr="00E57D26" w:rsidRDefault="00454183" w:rsidP="001B068D">
            <w:pPr>
              <w:jc w:val="center"/>
              <w:rPr>
                <w:sz w:val="16"/>
                <w:szCs w:val="16"/>
              </w:rPr>
            </w:pPr>
            <w:r w:rsidRPr="00E57D26">
              <w:rPr>
                <w:sz w:val="16"/>
                <w:szCs w:val="16"/>
              </w:rPr>
              <w:t>50E-05</w:t>
            </w:r>
          </w:p>
        </w:tc>
      </w:tr>
      <w:tr w:rsidR="00454183" w:rsidRPr="00E57D26" w14:paraId="2E9E6ADA" w14:textId="77777777" w:rsidTr="00454183">
        <w:tc>
          <w:tcPr>
            <w:tcW w:w="2598" w:type="dxa"/>
            <w:tcBorders>
              <w:top w:val="single" w:sz="4" w:space="0" w:color="auto"/>
              <w:bottom w:val="single" w:sz="4" w:space="0" w:color="auto"/>
            </w:tcBorders>
          </w:tcPr>
          <w:p w14:paraId="2243CBA2" w14:textId="77777777" w:rsidR="00454183" w:rsidRPr="00E57D26" w:rsidRDefault="00454183" w:rsidP="001B068D">
            <w:pPr>
              <w:rPr>
                <w:sz w:val="16"/>
                <w:szCs w:val="16"/>
              </w:rPr>
            </w:pPr>
            <w:r w:rsidRPr="00E57D26">
              <w:rPr>
                <w:sz w:val="16"/>
                <w:szCs w:val="16"/>
              </w:rPr>
              <w:t>Inner Sides Coaxial Deadlayer [cm]</w:t>
            </w:r>
          </w:p>
        </w:tc>
        <w:tc>
          <w:tcPr>
            <w:tcW w:w="1101" w:type="dxa"/>
            <w:tcBorders>
              <w:top w:val="single" w:sz="4" w:space="0" w:color="auto"/>
              <w:bottom w:val="single" w:sz="4" w:space="0" w:color="auto"/>
            </w:tcBorders>
            <w:vAlign w:val="center"/>
          </w:tcPr>
          <w:p w14:paraId="1DE7B98E"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5DC63CCC" w14:textId="77777777" w:rsidR="00454183" w:rsidRPr="00E57D26" w:rsidRDefault="00454183" w:rsidP="001B068D">
            <w:pPr>
              <w:jc w:val="center"/>
              <w:rPr>
                <w:sz w:val="16"/>
                <w:szCs w:val="16"/>
              </w:rPr>
            </w:pPr>
            <w:r w:rsidRPr="00E57D26">
              <w:rPr>
                <w:sz w:val="16"/>
                <w:szCs w:val="16"/>
              </w:rPr>
              <w:t>7E-05</w:t>
            </w:r>
          </w:p>
        </w:tc>
        <w:tc>
          <w:tcPr>
            <w:tcW w:w="994" w:type="dxa"/>
            <w:tcBorders>
              <w:top w:val="single" w:sz="4" w:space="0" w:color="auto"/>
              <w:bottom w:val="single" w:sz="4" w:space="0" w:color="auto"/>
            </w:tcBorders>
            <w:vAlign w:val="center"/>
          </w:tcPr>
          <w:p w14:paraId="19175180" w14:textId="77777777" w:rsidR="00454183" w:rsidRPr="00E57D26" w:rsidRDefault="00454183" w:rsidP="001B068D">
            <w:pPr>
              <w:jc w:val="center"/>
              <w:rPr>
                <w:sz w:val="16"/>
                <w:szCs w:val="16"/>
              </w:rPr>
            </w:pPr>
            <w:r w:rsidRPr="00E57D26">
              <w:rPr>
                <w:sz w:val="16"/>
                <w:szCs w:val="16"/>
              </w:rPr>
              <w:t>5E-05</w:t>
            </w:r>
          </w:p>
        </w:tc>
      </w:tr>
      <w:tr w:rsidR="00454183" w:rsidRPr="00E57D26" w14:paraId="246FE3A6" w14:textId="77777777" w:rsidTr="00454183">
        <w:tc>
          <w:tcPr>
            <w:tcW w:w="2598" w:type="dxa"/>
            <w:tcBorders>
              <w:top w:val="single" w:sz="4" w:space="0" w:color="auto"/>
              <w:bottom w:val="single" w:sz="4" w:space="0" w:color="auto"/>
            </w:tcBorders>
          </w:tcPr>
          <w:p w14:paraId="0E75EE63" w14:textId="77777777" w:rsidR="00454183" w:rsidRPr="00E57D26" w:rsidRDefault="00454183" w:rsidP="001B068D">
            <w:pPr>
              <w:rPr>
                <w:sz w:val="16"/>
                <w:szCs w:val="16"/>
              </w:rPr>
            </w:pPr>
            <w:r w:rsidRPr="00E57D26">
              <w:rPr>
                <w:sz w:val="16"/>
                <w:szCs w:val="16"/>
              </w:rPr>
              <w:t>Top Al Casing Thickness [cm]</w:t>
            </w:r>
          </w:p>
        </w:tc>
        <w:tc>
          <w:tcPr>
            <w:tcW w:w="1101" w:type="dxa"/>
            <w:tcBorders>
              <w:top w:val="single" w:sz="4" w:space="0" w:color="auto"/>
              <w:bottom w:val="single" w:sz="4" w:space="0" w:color="auto"/>
            </w:tcBorders>
            <w:vAlign w:val="center"/>
          </w:tcPr>
          <w:p w14:paraId="5D47007D"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07EAA1EA" w14:textId="77777777" w:rsidR="00454183" w:rsidRPr="00E57D26" w:rsidRDefault="00454183" w:rsidP="001B068D">
            <w:pPr>
              <w:jc w:val="center"/>
              <w:rPr>
                <w:sz w:val="16"/>
                <w:szCs w:val="16"/>
              </w:rPr>
            </w:pPr>
            <w:r w:rsidRPr="00E57D26">
              <w:rPr>
                <w:sz w:val="16"/>
                <w:szCs w:val="16"/>
              </w:rPr>
              <w:t>0.25</w:t>
            </w:r>
          </w:p>
        </w:tc>
        <w:tc>
          <w:tcPr>
            <w:tcW w:w="994" w:type="dxa"/>
            <w:tcBorders>
              <w:top w:val="single" w:sz="4" w:space="0" w:color="auto"/>
              <w:bottom w:val="single" w:sz="4" w:space="0" w:color="auto"/>
            </w:tcBorders>
            <w:vAlign w:val="center"/>
          </w:tcPr>
          <w:p w14:paraId="4F525411" w14:textId="77777777" w:rsidR="00454183" w:rsidRPr="00E57D26" w:rsidRDefault="00454183" w:rsidP="001B068D">
            <w:pPr>
              <w:jc w:val="center"/>
              <w:rPr>
                <w:sz w:val="16"/>
                <w:szCs w:val="16"/>
              </w:rPr>
            </w:pPr>
            <w:r w:rsidRPr="00E57D26">
              <w:rPr>
                <w:sz w:val="16"/>
                <w:szCs w:val="16"/>
              </w:rPr>
              <w:t>0.18333</w:t>
            </w:r>
          </w:p>
        </w:tc>
      </w:tr>
      <w:tr w:rsidR="00454183" w:rsidRPr="00E57D26" w14:paraId="519653CF" w14:textId="77777777" w:rsidTr="00454183">
        <w:tc>
          <w:tcPr>
            <w:tcW w:w="2598" w:type="dxa"/>
            <w:tcBorders>
              <w:top w:val="single" w:sz="4" w:space="0" w:color="auto"/>
              <w:bottom w:val="single" w:sz="4" w:space="0" w:color="auto"/>
            </w:tcBorders>
          </w:tcPr>
          <w:p w14:paraId="737D181D" w14:textId="77777777" w:rsidR="00454183" w:rsidRPr="00E57D26" w:rsidRDefault="00454183" w:rsidP="001B068D">
            <w:pPr>
              <w:rPr>
                <w:sz w:val="16"/>
                <w:szCs w:val="16"/>
              </w:rPr>
            </w:pPr>
            <w:r w:rsidRPr="00E57D26">
              <w:rPr>
                <w:sz w:val="16"/>
                <w:szCs w:val="16"/>
              </w:rPr>
              <w:t>Sides Al Casing Thickness [cm]</w:t>
            </w:r>
          </w:p>
        </w:tc>
        <w:tc>
          <w:tcPr>
            <w:tcW w:w="1101" w:type="dxa"/>
            <w:tcBorders>
              <w:top w:val="single" w:sz="4" w:space="0" w:color="auto"/>
              <w:bottom w:val="single" w:sz="4" w:space="0" w:color="auto"/>
            </w:tcBorders>
            <w:vAlign w:val="center"/>
          </w:tcPr>
          <w:p w14:paraId="2113154F"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74254C71" w14:textId="77777777" w:rsidR="00454183" w:rsidRPr="00E57D26" w:rsidRDefault="00454183" w:rsidP="001B068D">
            <w:pPr>
              <w:jc w:val="center"/>
              <w:rPr>
                <w:sz w:val="16"/>
                <w:szCs w:val="16"/>
              </w:rPr>
            </w:pPr>
            <w:r w:rsidRPr="00E57D26">
              <w:rPr>
                <w:sz w:val="16"/>
                <w:szCs w:val="16"/>
              </w:rPr>
              <w:t>0.05</w:t>
            </w:r>
          </w:p>
        </w:tc>
        <w:tc>
          <w:tcPr>
            <w:tcW w:w="994" w:type="dxa"/>
            <w:tcBorders>
              <w:top w:val="single" w:sz="4" w:space="0" w:color="auto"/>
              <w:bottom w:val="single" w:sz="4" w:space="0" w:color="auto"/>
            </w:tcBorders>
            <w:vAlign w:val="center"/>
          </w:tcPr>
          <w:p w14:paraId="55F27599" w14:textId="77777777" w:rsidR="00454183" w:rsidRPr="00E57D26" w:rsidRDefault="00454183" w:rsidP="001B068D">
            <w:pPr>
              <w:jc w:val="center"/>
              <w:rPr>
                <w:sz w:val="16"/>
                <w:szCs w:val="16"/>
              </w:rPr>
            </w:pPr>
            <w:r w:rsidRPr="00E57D26">
              <w:rPr>
                <w:sz w:val="16"/>
                <w:szCs w:val="16"/>
              </w:rPr>
              <w:t>0.25</w:t>
            </w:r>
          </w:p>
        </w:tc>
      </w:tr>
      <w:tr w:rsidR="00454183" w:rsidRPr="00E57D26" w14:paraId="64CC0AC4" w14:textId="77777777" w:rsidTr="00454183">
        <w:tc>
          <w:tcPr>
            <w:tcW w:w="2598" w:type="dxa"/>
            <w:tcBorders>
              <w:top w:val="single" w:sz="4" w:space="0" w:color="auto"/>
              <w:bottom w:val="triple" w:sz="4" w:space="0" w:color="auto"/>
            </w:tcBorders>
          </w:tcPr>
          <w:p w14:paraId="0F1A1541" w14:textId="77777777" w:rsidR="00454183" w:rsidRPr="00E57D26" w:rsidRDefault="00454183" w:rsidP="001B068D">
            <w:pPr>
              <w:rPr>
                <w:sz w:val="16"/>
                <w:szCs w:val="16"/>
              </w:rPr>
            </w:pPr>
            <w:r w:rsidRPr="00E57D26">
              <w:rPr>
                <w:sz w:val="16"/>
                <w:szCs w:val="16"/>
              </w:rPr>
              <w:t>Ge Crystal Density [g/cm</w:t>
            </w:r>
            <w:r w:rsidRPr="00E57D26">
              <w:rPr>
                <w:sz w:val="16"/>
                <w:szCs w:val="16"/>
                <w:vertAlign w:val="superscript"/>
              </w:rPr>
              <w:t>3</w:t>
            </w:r>
            <w:r w:rsidRPr="00E57D26">
              <w:rPr>
                <w:sz w:val="16"/>
                <w:szCs w:val="16"/>
              </w:rPr>
              <w:t>]</w:t>
            </w:r>
          </w:p>
        </w:tc>
        <w:tc>
          <w:tcPr>
            <w:tcW w:w="1101" w:type="dxa"/>
            <w:tcBorders>
              <w:top w:val="single" w:sz="4" w:space="0" w:color="auto"/>
              <w:bottom w:val="triple" w:sz="4" w:space="0" w:color="auto"/>
            </w:tcBorders>
            <w:vAlign w:val="center"/>
          </w:tcPr>
          <w:p w14:paraId="76AE050C" w14:textId="77777777" w:rsidR="00454183" w:rsidRPr="00E57D26" w:rsidRDefault="00454183" w:rsidP="001B068D">
            <w:pPr>
              <w:jc w:val="center"/>
              <w:rPr>
                <w:sz w:val="16"/>
                <w:szCs w:val="16"/>
              </w:rPr>
            </w:pPr>
            <w:r w:rsidRPr="00E57D26">
              <w:rPr>
                <w:sz w:val="16"/>
                <w:szCs w:val="16"/>
              </w:rPr>
              <w:t>5.32</w:t>
            </w:r>
          </w:p>
        </w:tc>
        <w:tc>
          <w:tcPr>
            <w:tcW w:w="816" w:type="dxa"/>
            <w:tcBorders>
              <w:top w:val="single" w:sz="4" w:space="0" w:color="auto"/>
              <w:bottom w:val="triple" w:sz="4" w:space="0" w:color="auto"/>
            </w:tcBorders>
            <w:vAlign w:val="center"/>
          </w:tcPr>
          <w:p w14:paraId="0D04A489" w14:textId="77777777" w:rsidR="00454183" w:rsidRPr="00E57D26" w:rsidRDefault="00454183" w:rsidP="001B068D">
            <w:pPr>
              <w:jc w:val="center"/>
              <w:rPr>
                <w:sz w:val="16"/>
                <w:szCs w:val="16"/>
              </w:rPr>
            </w:pPr>
            <w:r w:rsidRPr="00E57D26">
              <w:rPr>
                <w:sz w:val="16"/>
                <w:szCs w:val="16"/>
              </w:rPr>
              <w:t>5.35</w:t>
            </w:r>
          </w:p>
        </w:tc>
        <w:tc>
          <w:tcPr>
            <w:tcW w:w="994" w:type="dxa"/>
            <w:tcBorders>
              <w:top w:val="single" w:sz="4" w:space="0" w:color="auto"/>
              <w:bottom w:val="triple" w:sz="4" w:space="0" w:color="auto"/>
            </w:tcBorders>
            <w:vAlign w:val="center"/>
          </w:tcPr>
          <w:p w14:paraId="0628C2F6" w14:textId="77777777" w:rsidR="00454183" w:rsidRPr="00E57D26" w:rsidRDefault="00454183" w:rsidP="001B068D">
            <w:pPr>
              <w:jc w:val="center"/>
              <w:rPr>
                <w:sz w:val="16"/>
                <w:szCs w:val="16"/>
              </w:rPr>
            </w:pPr>
            <w:r w:rsidRPr="00E57D26">
              <w:rPr>
                <w:sz w:val="16"/>
                <w:szCs w:val="16"/>
              </w:rPr>
              <w:t>5.35</w:t>
            </w:r>
          </w:p>
        </w:tc>
      </w:tr>
    </w:tbl>
    <w:p w14:paraId="02C5F246" w14:textId="77777777" w:rsidR="00454183" w:rsidRDefault="00454183" w:rsidP="00B936BF">
      <w:pPr>
        <w:pStyle w:val="Text"/>
        <w:ind w:firstLine="0"/>
      </w:pPr>
    </w:p>
    <w:p w14:paraId="7EEC1E93" w14:textId="77777777" w:rsidR="00454183" w:rsidRDefault="00331D05" w:rsidP="00B936BF">
      <w:pPr>
        <w:pStyle w:val="Text"/>
        <w:ind w:firstLine="0"/>
      </w:pPr>
      <w:r>
        <w:lastRenderedPageBreak/>
        <w:t xml:space="preserve">Using the optimized position 3 MCNP input deck, where photon energies below 159 keV were neglected, an adjoint flux contour plot was generated using ADVANTG and </w:t>
      </w:r>
      <w:proofErr w:type="spellStart"/>
      <w:r>
        <w:t>VisIT</w:t>
      </w:r>
      <w:proofErr w:type="spellEnd"/>
      <w:r>
        <w:t xml:space="preserve">.  Figure 9 represents the integral adjoint flux over all photon energies, </w:t>
      </w:r>
      <w:ins w:id="124" w:author="Robert Torzilli" w:date="2017-12-07T22:54:00Z">
        <w:r w:rsidR="00846E30">
          <w:t xml:space="preserve">thus </w:t>
        </w:r>
      </w:ins>
      <w:r>
        <w:t xml:space="preserve">representing the detectors </w:t>
      </w:r>
      <w:proofErr w:type="spellStart"/>
      <w:r>
        <w:t>adjoint</w:t>
      </w:r>
      <w:proofErr w:type="spellEnd"/>
      <w:r>
        <w:t xml:space="preserve"> response.</w:t>
      </w:r>
      <w:r w:rsidR="00472EC0">
        <w:t xml:space="preserve">  From the adjoint flux response</w:t>
      </w:r>
      <w:del w:id="125" w:author="Robert Torzilli" w:date="2017-12-07T22:54:00Z">
        <w:r w:rsidR="00472EC0" w:rsidDel="00846E30">
          <w:delText>,</w:delText>
        </w:r>
      </w:del>
      <w:r w:rsidR="00472EC0">
        <w:t xml:space="preserve"> it is evident that a photon is less likely to be absorbed near edges</w:t>
      </w:r>
      <w:del w:id="126" w:author="Robert Torzilli" w:date="2017-12-07T22:54:00Z">
        <w:r w:rsidR="00472EC0" w:rsidDel="00846E30">
          <w:delText>,</w:delText>
        </w:r>
      </w:del>
      <w:r w:rsidR="00472EC0">
        <w:t xml:space="preserve"> and above the coaxial.</w:t>
      </w:r>
    </w:p>
    <w:p w14:paraId="435DE19E" w14:textId="77777777" w:rsidR="00331D05" w:rsidRDefault="00331D05" w:rsidP="00B936BF">
      <w:pPr>
        <w:pStyle w:val="Text"/>
        <w:ind w:firstLine="0"/>
      </w:pPr>
    </w:p>
    <w:p w14:paraId="03A550AE" w14:textId="77777777" w:rsidR="00331D05" w:rsidRDefault="00331D05" w:rsidP="00B936BF">
      <w:pPr>
        <w:pStyle w:val="Text"/>
        <w:ind w:firstLine="0"/>
      </w:pPr>
      <w:r>
        <w:rPr>
          <w:noProof/>
        </w:rPr>
        <mc:AlternateContent>
          <mc:Choice Requires="wpc">
            <w:drawing>
              <wp:inline distT="0" distB="0" distL="0" distR="0" wp14:anchorId="5CAA3B40" wp14:editId="09AFF67F">
                <wp:extent cx="3200400" cy="2365581"/>
                <wp:effectExtent l="0" t="0" r="1905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rotWithShape="1">
                          <a:blip r:embed="rId27">
                            <a:extLst>
                              <a:ext uri="{28A0092B-C50C-407E-A947-70E740481C1C}">
                                <a14:useLocalDpi xmlns:a14="http://schemas.microsoft.com/office/drawing/2010/main" val="0"/>
                              </a:ext>
                            </a:extLst>
                          </a:blip>
                          <a:srcRect l="22874" r="11106"/>
                          <a:stretch/>
                        </pic:blipFill>
                        <pic:spPr bwMode="auto">
                          <a:xfrm>
                            <a:off x="691761" y="0"/>
                            <a:ext cx="1815197" cy="186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pic:nvPicPr>
                        <pic:blipFill rotWithShape="1">
                          <a:blip r:embed="rId28"/>
                          <a:srcRect t="9653" r="77124" b="61001"/>
                          <a:stretch/>
                        </pic:blipFill>
                        <pic:spPr bwMode="auto">
                          <a:xfrm>
                            <a:off x="2517684" y="0"/>
                            <a:ext cx="682716" cy="766205"/>
                          </a:xfrm>
                          <a:prstGeom prst="rect">
                            <a:avLst/>
                          </a:prstGeom>
                          <a:ln>
                            <a:noFill/>
                          </a:ln>
                          <a:extLst>
                            <a:ext uri="{53640926-AAD7-44D8-BBD7-CCE9431645EC}">
                              <a14:shadowObscured xmlns:a14="http://schemas.microsoft.com/office/drawing/2010/main"/>
                            </a:ext>
                          </a:extLst>
                        </pic:spPr>
                      </pic:pic>
                      <wps:wsp>
                        <wps:cNvPr id="48" name="Text Box 4"/>
                        <wps:cNvSpPr txBox="1"/>
                        <wps:spPr>
                          <a:xfrm>
                            <a:off x="0" y="1877124"/>
                            <a:ext cx="3200400" cy="4526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065D33" w14:textId="77777777" w:rsidR="00EF1A2C" w:rsidRDefault="00EF1A2C" w:rsidP="00472EC0">
                              <w:pPr>
                                <w:pStyle w:val="NormalWeb"/>
                                <w:spacing w:before="0" w:beforeAutospacing="0" w:after="0" w:afterAutospacing="0"/>
                                <w:jc w:val="both"/>
                              </w:pPr>
                              <w:r>
                                <w:rPr>
                                  <w:rFonts w:eastAsia="Times New Roman"/>
                                  <w:sz w:val="16"/>
                                  <w:szCs w:val="16"/>
                                </w:rPr>
                                <w:t xml:space="preserve">Fig. 9.  Adjoint photon flux generated from the optimized detector configuration for a source at position 3.  The plot was generated using ADVANTG, and editing in </w:t>
                              </w:r>
                              <w:proofErr w:type="spellStart"/>
                              <w:r>
                                <w:rPr>
                                  <w:rFonts w:eastAsia="Times New Roman"/>
                                  <w:sz w:val="16"/>
                                  <w:szCs w:val="16"/>
                                </w:rPr>
                                <w:t>VisIt</w:t>
                              </w:r>
                              <w:proofErr w:type="spellEnd"/>
                              <w:r>
                                <w:rPr>
                                  <w:rFonts w:eastAsia="Times New Roman"/>
                                  <w:sz w:val="16"/>
                                  <w:szCs w:val="16"/>
                                </w:rPr>
                                <w:t>.</w:t>
                              </w:r>
                            </w:p>
                            <w:p w14:paraId="623258F9" w14:textId="77777777" w:rsidR="00EF1A2C" w:rsidRDefault="00EF1A2C" w:rsidP="00472EC0">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AA3B40" id="Canvas 8" o:spid="_x0000_s1074"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">
                <v:shape id="_x0000_s1075" type="#_x0000_t75" style="position:absolute;width:32004;height:23653;visibility:visible;mso-wrap-style:square">
                  <v:fill o:detectmouseclick="t"/>
                  <v:path o:connecttype="none"/>
                </v:shape>
                <v:shape id="Picture 46" o:spid="_x0000_s1076" type="#_x0000_t75" style="position:absolute;left:6917;width:1815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E9DCAAAA2wAAAA8AAABkcnMvZG93bnJldi54bWxEj0+LwjAUxO8LfofwhL2tqX8oWo1SlYXF&#10;m64evD2aZ1tsXmoTa/fbG0HY4zAzv2EWq85UoqXGlZYVDAcRCOLM6pJzBcff768pCOeRNVaWScEf&#10;OVgtex8LTLR98J7ag89FgLBLUEHhfZ1I6bKCDLqBrYmDd7GNQR9kk0vd4CPATSVHURRLgyWHhQJr&#10;2hSUXQ93o2BKM2Z92sU0Pq9vdpvu9vqKSn32u3QOwlPn/8Pv9o9WMInh9SX8ALl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lhPQwgAAANsAAAAPAAAAAAAAAAAAAAAAAJ8C&#10;AABkcnMvZG93bnJldi54bWxQSwUGAAAAAAQABAD3AAAAjgMAAAAA&#10;">
                  <v:imagedata r:id="rId29" o:title="" cropleft="14991f" cropright="7278f"/>
                </v:shape>
                <v:shape id="Picture 47" o:spid="_x0000_s1077" type="#_x0000_t75" style="position:absolute;left:25176;width:6828;height:7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KLEzCAAAA2wAAAA8AAABkcnMvZG93bnJldi54bWxEj92KwjAUhO8F3yEcwTtN/Vu1axQVBG+8&#10;2OoDHJqzTbE5KU2sdZ9+Iyzs5TAz3zCbXWcr0VLjS8cKJuMEBHHudMmFgtv1NFqB8AFZY+WYFLzI&#10;w27b720w1e7JX9RmoRARwj5FBSaEOpXS54Ys+rGriaP37RqLIcqmkLrBZ4TbSk6T5ENaLDkuGKzp&#10;aCi/Zw+rIJjlYnJZH5337ezq5Oqw/zEHpYaDbv8JIlAX/sN/7bNWMF/C+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yixMwgAAANsAAAAPAAAAAAAAAAAAAAAAAJ8C&#10;AABkcnMvZG93bnJldi54bWxQSwUGAAAAAAQABAD3AAAAjgMAAAAA&#10;">
                  <v:imagedata r:id="rId30" o:title="" croptop="6326f" cropbottom="39978f" cropright="50544f"/>
                </v:shape>
                <v:shape id="Text Box 4" o:spid="_x0000_s1078" type="#_x0000_t202" style="position:absolute;top:18771;width:32004;height:4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F065D33" w14:textId="77777777" w:rsidR="00EF1A2C" w:rsidRDefault="00EF1A2C" w:rsidP="00472EC0">
                        <w:pPr>
                          <w:pStyle w:val="NormalWeb"/>
                          <w:spacing w:before="0" w:beforeAutospacing="0" w:after="0" w:afterAutospacing="0"/>
                          <w:jc w:val="both"/>
                        </w:pPr>
                        <w:r>
                          <w:rPr>
                            <w:rFonts w:eastAsia="Times New Roman"/>
                            <w:sz w:val="16"/>
                            <w:szCs w:val="16"/>
                          </w:rPr>
                          <w:t xml:space="preserve">Fig. 9.  Adjoint photon flux generated from the optimized detector configuration for a source at position 3.  The plot was generated using ADVANTG, and editing in </w:t>
                        </w:r>
                        <w:proofErr w:type="spellStart"/>
                        <w:r>
                          <w:rPr>
                            <w:rFonts w:eastAsia="Times New Roman"/>
                            <w:sz w:val="16"/>
                            <w:szCs w:val="16"/>
                          </w:rPr>
                          <w:t>VisIt</w:t>
                        </w:r>
                        <w:proofErr w:type="spellEnd"/>
                        <w:r>
                          <w:rPr>
                            <w:rFonts w:eastAsia="Times New Roman"/>
                            <w:sz w:val="16"/>
                            <w:szCs w:val="16"/>
                          </w:rPr>
                          <w:t>.</w:t>
                        </w:r>
                      </w:p>
                      <w:p w14:paraId="623258F9" w14:textId="77777777" w:rsidR="00EF1A2C" w:rsidRDefault="00EF1A2C" w:rsidP="00472EC0">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7814D45C" w14:textId="77777777" w:rsidR="00D71D74" w:rsidRPr="00992322" w:rsidRDefault="00D71D74" w:rsidP="00D71D74">
      <w:pPr>
        <w:pStyle w:val="Heading1"/>
        <w:rPr>
          <w:color w:val="FF0000"/>
        </w:rPr>
      </w:pPr>
      <w:r w:rsidRPr="00992322">
        <w:rPr>
          <w:color w:val="FF0000"/>
        </w:rPr>
        <w:t>Conclusion</w:t>
      </w:r>
    </w:p>
    <w:p w14:paraId="5223D39E" w14:textId="77777777" w:rsidR="00E97402" w:rsidRDefault="00D71D74" w:rsidP="00D71D74">
      <w:pPr>
        <w:pStyle w:val="Text"/>
        <w:ind w:firstLine="0"/>
      </w:pPr>
      <w:r>
        <w:t xml:space="preserve">The automated parametric optimization method was able to produce an HPGe MCNP model that can represent the absolute efficiency between energies of 159 </w:t>
      </w:r>
      <w:proofErr w:type="spellStart"/>
      <w:r>
        <w:t>keV</w:t>
      </w:r>
      <w:proofErr w:type="spellEnd"/>
      <w:r>
        <w:t xml:space="preserve"> to 1.836 MeV</w:t>
      </w:r>
      <w:del w:id="127" w:author="Robert Torzilli" w:date="2017-12-07T22:55:00Z">
        <w:r w:rsidDel="00846E30">
          <w:delText>,</w:delText>
        </w:r>
      </w:del>
      <w:ins w:id="128" w:author="Robert Torzilli" w:date="2017-12-07T22:55:00Z">
        <w:r w:rsidR="00846E30">
          <w:t>;</w:t>
        </w:r>
      </w:ins>
      <w:r>
        <w:t xml:space="preserve"> with a relative difference less than 5.9% for sources placed 7 cm above the detector.  Most likely</w:t>
      </w:r>
      <w:del w:id="129" w:author="Robert Torzilli" w:date="2017-12-07T22:55:00Z">
        <w:r w:rsidDel="00846E30">
          <w:delText>,</w:delText>
        </w:r>
      </w:del>
      <w:r>
        <w:t xml:space="preserve"> the method can also produce similar results for</w:t>
      </w:r>
      <w:ins w:id="130" w:author="Robert Torzilli" w:date="2017-12-07T22:55:00Z">
        <w:r w:rsidR="00846E30">
          <w:t xml:space="preserve"> a</w:t>
        </w:r>
      </w:ins>
      <w:r>
        <w:t xml:space="preserve"> source farther away.  Areas where the method fails to resemble experimentally obtained efficiencies are at low photon energies</w:t>
      </w:r>
      <w:del w:id="131" w:author="Robert Torzilli" w:date="2017-12-07T22:55:00Z">
        <w:r w:rsidDel="00846E30">
          <w:delText>,</w:delText>
        </w:r>
      </w:del>
      <w:r>
        <w:t xml:space="preserve"> and locations where there would be internal components holding the Ge crystal in place, such as </w:t>
      </w:r>
      <w:ins w:id="132" w:author="Robert Torzilli" w:date="2017-12-07T22:56:00Z">
        <w:r w:rsidR="00846E30">
          <w:t xml:space="preserve">source </w:t>
        </w:r>
      </w:ins>
      <w:r>
        <w:t>position</w:t>
      </w:r>
      <w:ins w:id="133" w:author="Robert Torzilli" w:date="2017-12-07T22:56:00Z">
        <w:r w:rsidR="00846E30">
          <w:t>s</w:t>
        </w:r>
      </w:ins>
      <w:r>
        <w:t xml:space="preserve"> 2 and 4</w:t>
      </w:r>
      <w:del w:id="134" w:author="Robert Torzilli" w:date="2017-12-07T22:56:00Z">
        <w:r w:rsidDel="00846E30">
          <w:delText xml:space="preserve"> source positions</w:delText>
        </w:r>
      </w:del>
      <w:r>
        <w:t>.</w:t>
      </w:r>
      <w:r w:rsidR="00992322">
        <w:t xml:space="preserve">  Regions </w:t>
      </w:r>
      <w:del w:id="135" w:author="Robert Torzilli" w:date="2017-12-07T22:56:00Z">
        <w:r w:rsidR="00992322" w:rsidDel="00846E30">
          <w:delText>where there are</w:delText>
        </w:r>
      </w:del>
      <w:ins w:id="136" w:author="Robert Torzilli" w:date="2017-12-07T22:56:00Z">
        <w:r w:rsidR="00846E30">
          <w:t>that have</w:t>
        </w:r>
      </w:ins>
      <w:r w:rsidR="00992322">
        <w:t xml:space="preserve"> more attenuation layers</w:t>
      </w:r>
      <w:del w:id="137" w:author="Robert Torzilli" w:date="2017-12-07T22:57:00Z">
        <w:r w:rsidR="00992322" w:rsidDel="00846E30">
          <w:delText>, means there</w:delText>
        </w:r>
      </w:del>
      <w:r w:rsidR="00992322">
        <w:t xml:space="preserve"> will also </w:t>
      </w:r>
      <w:del w:id="138" w:author="Robert Torzilli" w:date="2017-12-07T22:57:00Z">
        <w:r w:rsidR="00992322" w:rsidDel="00846E30">
          <w:delText xml:space="preserve">be </w:delText>
        </w:r>
      </w:del>
      <w:ins w:id="139" w:author="Robert Torzilli" w:date="2017-12-07T22:57:00Z">
        <w:r w:rsidR="00846E30">
          <w:t>have</w:t>
        </w:r>
        <w:r w:rsidR="00846E30">
          <w:t xml:space="preserve"> </w:t>
        </w:r>
      </w:ins>
      <w:r w:rsidR="00992322">
        <w:t>more secondary radiation produced, which was not accounted for in this model.  There is potentially abnormalities in the provided experimental data itself</w:t>
      </w:r>
      <w:del w:id="140" w:author="Robert Torzilli" w:date="2017-12-07T22:57:00Z">
        <w:r w:rsidR="00992322" w:rsidDel="00846E30">
          <w:delText>,</w:delText>
        </w:r>
      </w:del>
      <w:r w:rsidR="00992322">
        <w:t xml:space="preserve"> and so more measurements should be taken</w:t>
      </w:r>
      <w:del w:id="141" w:author="Robert Torzilli" w:date="2017-12-07T22:58:00Z">
        <w:r w:rsidR="00992322" w:rsidDel="00846E30">
          <w:delText>,</w:delText>
        </w:r>
      </w:del>
      <w:ins w:id="142" w:author="Robert Torzilli" w:date="2017-12-07T22:58:00Z">
        <w:r w:rsidR="00846E30">
          <w:t>.</w:t>
        </w:r>
      </w:ins>
      <w:r w:rsidR="00992322">
        <w:t xml:space="preserve"> </w:t>
      </w:r>
      <w:ins w:id="143" w:author="Robert Torzilli" w:date="2017-12-07T22:58:00Z">
        <w:r w:rsidR="00846E30">
          <w:t xml:space="preserve">However this should be done </w:t>
        </w:r>
      </w:ins>
      <w:del w:id="144" w:author="Robert Torzilli" w:date="2017-12-07T22:58:00Z">
        <w:r w:rsidR="00992322" w:rsidDel="00846E30">
          <w:delText xml:space="preserve">but </w:delText>
        </w:r>
      </w:del>
      <w:r w:rsidR="00992322">
        <w:t xml:space="preserve">with single monenergistic sources, not a multi-nuclide source, </w:t>
      </w:r>
      <w:ins w:id="145" w:author="Robert Torzilli" w:date="2017-12-07T22:58:00Z">
        <w:r w:rsidR="00846E30">
          <w:t xml:space="preserve">in order </w:t>
        </w:r>
      </w:ins>
      <w:r w:rsidR="00992322">
        <w:t>to minimize coincident interactions between different photon energies, escape peaks, and Compton continuum interferences.</w:t>
      </w:r>
    </w:p>
    <w:p w14:paraId="437A3A87" w14:textId="77777777" w:rsidR="00992322" w:rsidRDefault="00992322" w:rsidP="00D71D74">
      <w:pPr>
        <w:pStyle w:val="Text"/>
        <w:ind w:firstLine="0"/>
      </w:pPr>
      <w:r>
        <w:tab/>
        <w:t xml:space="preserve">The results also show that a better understanding of how to model lower energy photons in MCNP is required.  This means a more detailed description of the internal components is required </w:t>
      </w:r>
      <w:del w:id="146" w:author="Robert Torzilli" w:date="2017-12-07T22:59:00Z">
        <w:r w:rsidDel="00846E30">
          <w:delText>along with possibly</w:delText>
        </w:r>
      </w:del>
      <w:ins w:id="147" w:author="Robert Torzilli" w:date="2017-12-07T22:59:00Z">
        <w:r w:rsidR="00846E30">
          <w:t>as well as</w:t>
        </w:r>
      </w:ins>
      <w:r>
        <w:t xml:space="preserve"> performing X-ray scans of the detector</w:t>
      </w:r>
      <w:del w:id="148" w:author="Robert Torzilli" w:date="2017-12-07T22:59:00Z">
        <w:r w:rsidDel="00846E30">
          <w:delText>,</w:delText>
        </w:r>
      </w:del>
      <w:r>
        <w:t xml:space="preserve"> if the manufacturer is unable to provide a more detailed schematic.</w:t>
      </w:r>
      <w:r w:rsidR="002E47EB">
        <w:t xml:space="preserve">  The optimization method does not account for realistically impossible dimensions, other than ensuring layers do not overlap.  </w:t>
      </w:r>
      <w:del w:id="149" w:author="Robert Torzilli" w:date="2017-12-07T23:00:00Z">
        <w:r w:rsidR="002E47EB" w:rsidDel="00846E30">
          <w:delText>And b</w:delText>
        </w:r>
      </w:del>
      <w:ins w:id="150" w:author="Robert Torzilli" w:date="2017-12-07T23:00:00Z">
        <w:r w:rsidR="00846E30">
          <w:t>B</w:t>
        </w:r>
      </w:ins>
      <w:r w:rsidR="002E47EB">
        <w:t>y having X-ray scans</w:t>
      </w:r>
      <w:del w:id="151" w:author="Robert Torzilli" w:date="2017-12-07T23:00:00Z">
        <w:r w:rsidR="002E47EB" w:rsidDel="00846E30">
          <w:delText>,</w:delText>
        </w:r>
      </w:del>
      <w:r w:rsidR="002E47EB">
        <w:t xml:space="preserve"> more precise dimensions can be used in the base model allowing for a better comparison of the differences in radiation transport in MCNP and reality.</w:t>
      </w:r>
    </w:p>
    <w:p w14:paraId="4324169F" w14:textId="77777777" w:rsidR="00992322" w:rsidRDefault="00992322" w:rsidP="00D71D74">
      <w:pPr>
        <w:pStyle w:val="Text"/>
        <w:ind w:firstLine="0"/>
        <w:rPr>
          <w:color w:val="FF0000"/>
        </w:rPr>
      </w:pPr>
      <w:r>
        <w:tab/>
      </w:r>
      <w:r w:rsidRPr="00992322">
        <w:rPr>
          <w:color w:val="FF0000"/>
        </w:rPr>
        <w:t>[Add optimization code conclusions]</w:t>
      </w:r>
      <w:r w:rsidR="00C03E60">
        <w:rPr>
          <w:color w:val="FF0000"/>
        </w:rPr>
        <w:t xml:space="preserve"> words </w:t>
      </w:r>
      <w:proofErr w:type="spellStart"/>
      <w:r w:rsidR="00C03E60">
        <w:rPr>
          <w:color w:val="FF0000"/>
        </w:rPr>
        <w:t>words</w:t>
      </w:r>
      <w:proofErr w:type="spellEnd"/>
      <w:r w:rsidR="00C03E60">
        <w:rPr>
          <w:color w:val="FF0000"/>
        </w:rPr>
        <w:t xml:space="preserve"> </w:t>
      </w:r>
      <w:proofErr w:type="spellStart"/>
      <w:r w:rsidR="00C03E60">
        <w:rPr>
          <w:color w:val="FF0000"/>
        </w:rPr>
        <w:t>words</w:t>
      </w:r>
      <w:proofErr w:type="spellEnd"/>
      <w:r w:rsidR="00C03E60">
        <w:rPr>
          <w:color w:val="FF0000"/>
        </w:rPr>
        <w:t xml:space="preserve"> </w:t>
      </w:r>
      <w:proofErr w:type="spellStart"/>
      <w:r w:rsidR="00C03E60">
        <w:rPr>
          <w:color w:val="FF0000"/>
        </w:rPr>
        <w:t>words</w:t>
      </w:r>
      <w:proofErr w:type="spellEnd"/>
    </w:p>
    <w:p w14:paraId="5A84B9D6" w14:textId="77777777" w:rsidR="00992322" w:rsidRPr="00992322" w:rsidRDefault="00263032" w:rsidP="00C03E60">
      <w:pPr>
        <w:pStyle w:val="Text"/>
      </w:pPr>
      <w:r>
        <w:t>In the future, more adjustable parameters will be added to the optimization code, along with more realistic radiation transport physics</w:t>
      </w:r>
      <w:ins w:id="152" w:author="Robert Torzilli" w:date="2017-12-07T23:01:00Z">
        <w:r w:rsidR="00846E30">
          <w:t>,</w:t>
        </w:r>
      </w:ins>
      <w:r>
        <w:t xml:space="preserve"> to be able to reproduce experimental spectra.  Efforts might be made to generalize the structure of the automation optimization code to be applicable for other detectors</w:t>
      </w:r>
      <w:del w:id="153" w:author="Robert Torzilli" w:date="2017-12-07T23:02:00Z">
        <w:r w:rsidDel="00846E30">
          <w:delText>,</w:delText>
        </w:r>
      </w:del>
      <w:r>
        <w:t xml:space="preserve"> and experiments, </w:t>
      </w:r>
      <w:del w:id="154" w:author="Robert Torzilli" w:date="2017-12-07T23:02:00Z">
        <w:r w:rsidDel="00846E30">
          <w:delText>along with</w:delText>
        </w:r>
      </w:del>
      <w:ins w:id="155" w:author="Robert Torzilli" w:date="2017-12-07T23:02:00Z">
        <w:r w:rsidR="00846E30">
          <w:t>as well as</w:t>
        </w:r>
      </w:ins>
      <w:r>
        <w:t xml:space="preserve"> further </w:t>
      </w:r>
      <w:r w:rsidR="00C03E60">
        <w:t>exploration</w:t>
      </w:r>
      <w:r>
        <w:t xml:space="preserve"> into </w:t>
      </w:r>
      <w:del w:id="156" w:author="Robert Torzilli" w:date="2017-12-07T23:02:00Z">
        <w:r w:rsidDel="00846E30">
          <w:delText xml:space="preserve">better </w:delText>
        </w:r>
      </w:del>
      <w:ins w:id="157" w:author="Robert Torzilli" w:date="2017-12-07T23:02:00Z">
        <w:r w:rsidR="00846E30">
          <w:t>alternative</w:t>
        </w:r>
        <w:r w:rsidR="00846E30">
          <w:t xml:space="preserve"> </w:t>
        </w:r>
      </w:ins>
      <w:r w:rsidR="00C03E60">
        <w:t>means of optimization</w:t>
      </w:r>
      <w:r>
        <w:t>.</w:t>
      </w:r>
      <w:bookmarkStart w:id="158" w:name="_GoBack"/>
      <w:bookmarkEnd w:id="158"/>
    </w:p>
    <w:p w14:paraId="30DA2C0C" w14:textId="77777777" w:rsidR="00E97402" w:rsidRPr="00CD684F" w:rsidRDefault="00E97402" w:rsidP="001F4F55">
      <w:pPr>
        <w:pStyle w:val="Heading2"/>
        <w:numPr>
          <w:ilvl w:val="0"/>
          <w:numId w:val="0"/>
        </w:numPr>
        <w:ind w:left="202"/>
        <w:rPr>
          <w:i w:val="0"/>
        </w:rPr>
      </w:pPr>
      <w:r w:rsidRPr="00CD684F">
        <w:rPr>
          <w:i w:val="0"/>
        </w:rPr>
        <w:t xml:space="preserve"> </w:t>
      </w:r>
    </w:p>
    <w:p w14:paraId="3CD89204" w14:textId="77777777" w:rsidR="00E97402" w:rsidRPr="008F0131" w:rsidRDefault="00E97402" w:rsidP="001F4C5C">
      <w:pPr>
        <w:pStyle w:val="ReferenceHead"/>
        <w:jc w:val="both"/>
        <w:rPr>
          <w:color w:val="FF0000"/>
        </w:rPr>
      </w:pPr>
      <w:r w:rsidRPr="008F0131">
        <w:rPr>
          <w:color w:val="FF0000"/>
        </w:rPr>
        <w:t>Appendix</w:t>
      </w:r>
    </w:p>
    <w:p w14:paraId="5B666C22" w14:textId="77777777" w:rsidR="00E97402" w:rsidRDefault="00E97402" w:rsidP="0013354F">
      <w:pPr>
        <w:pStyle w:val="Text"/>
      </w:pPr>
      <w:r>
        <w:t>Appendixes</w:t>
      </w:r>
      <w:r w:rsidR="00EF4701">
        <w:t>, if needed, appear before the ac</w:t>
      </w:r>
      <w:r>
        <w:t>knowledgment.</w:t>
      </w:r>
    </w:p>
    <w:p w14:paraId="034F358A" w14:textId="77777777" w:rsidR="00E97402" w:rsidRDefault="00E97402" w:rsidP="001F4C5C">
      <w:pPr>
        <w:pStyle w:val="Style1"/>
        <w:jc w:val="both"/>
      </w:pPr>
      <w:r>
        <w:t>Acknowledgment</w:t>
      </w:r>
    </w:p>
    <w:p w14:paraId="10C592CD" w14:textId="77777777" w:rsidR="0064185F" w:rsidRDefault="0064185F" w:rsidP="00A820A1">
      <w:pPr>
        <w:pStyle w:val="Text"/>
      </w:pPr>
      <w:r>
        <w:t>We are grateful for the inspiration and mentorship of Captain James Bevins (AFIT/ENP), whom taught NENG 685 during the fall 2018 Quarter at the Air Force Institute of Technology (AFIT).  We are appreciative of Lt Col O’Day (AFIT/ENP) for providing experimental data, and Mr. Will Kable (LLNL) and Capt Bevins for providing a template HPGe MCNP model</w:t>
      </w:r>
      <w:r w:rsidR="00A820A1">
        <w:t xml:space="preserve"> and a template for running ADVANTG.</w:t>
      </w:r>
    </w:p>
    <w:sdt>
      <w:sdtPr>
        <w:rPr>
          <w:smallCaps w:val="0"/>
          <w:kern w:val="0"/>
        </w:rPr>
        <w:id w:val="-112512556"/>
        <w:docPartObj>
          <w:docPartGallery w:val="Bibliographies"/>
          <w:docPartUnique/>
        </w:docPartObj>
      </w:sdtPr>
      <w:sdtContent>
        <w:p w14:paraId="069D87A3" w14:textId="77777777" w:rsidR="0064185F" w:rsidRDefault="0064185F" w:rsidP="0064185F">
          <w:pPr>
            <w:pStyle w:val="Heading1"/>
            <w:numPr>
              <w:ilvl w:val="0"/>
              <w:numId w:val="0"/>
            </w:numPr>
            <w:jc w:val="left"/>
          </w:pPr>
          <w:r>
            <w:t>References</w:t>
          </w:r>
        </w:p>
        <w:sdt>
          <w:sdtPr>
            <w:id w:val="-573587230"/>
            <w:bibliography/>
          </w:sdtPr>
          <w:sdtContent>
            <w:p w14:paraId="6469356E" w14:textId="77777777" w:rsidR="00A820A1" w:rsidRDefault="0064185F" w:rsidP="0064185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A820A1" w14:paraId="7201186A" w14:textId="77777777">
                <w:trPr>
                  <w:divId w:val="788279059"/>
                  <w:tblCellSpacing w:w="15" w:type="dxa"/>
                </w:trPr>
                <w:tc>
                  <w:tcPr>
                    <w:tcW w:w="50" w:type="pct"/>
                    <w:hideMark/>
                  </w:tcPr>
                  <w:p w14:paraId="3333A629" w14:textId="77777777" w:rsidR="00A820A1" w:rsidRDefault="00A820A1">
                    <w:pPr>
                      <w:pStyle w:val="Bibliography"/>
                      <w:rPr>
                        <w:noProof/>
                        <w:sz w:val="24"/>
                        <w:szCs w:val="24"/>
                      </w:rPr>
                    </w:pPr>
                    <w:r>
                      <w:rPr>
                        <w:noProof/>
                      </w:rPr>
                      <w:t xml:space="preserve">[1] </w:t>
                    </w:r>
                  </w:p>
                </w:tc>
                <w:tc>
                  <w:tcPr>
                    <w:tcW w:w="0" w:type="auto"/>
                    <w:hideMark/>
                  </w:tcPr>
                  <w:p w14:paraId="5F7A4DA2" w14:textId="77777777" w:rsidR="00A820A1" w:rsidRDefault="00A820A1">
                    <w:pPr>
                      <w:pStyle w:val="Bibliography"/>
                      <w:rPr>
                        <w:noProof/>
                      </w:rPr>
                    </w:pPr>
                    <w:r>
                      <w:rPr>
                        <w:noProof/>
                      </w:rPr>
                      <w:t xml:space="preserve">G. F. Knoll, Radiation Detection and Measurement, Hoboken, NJ: John Wiley &amp; Sons, Inc., 2010. </w:t>
                    </w:r>
                  </w:p>
                </w:tc>
              </w:tr>
              <w:tr w:rsidR="00A820A1" w14:paraId="2D19907B" w14:textId="77777777">
                <w:trPr>
                  <w:divId w:val="788279059"/>
                  <w:tblCellSpacing w:w="15" w:type="dxa"/>
                </w:trPr>
                <w:tc>
                  <w:tcPr>
                    <w:tcW w:w="50" w:type="pct"/>
                    <w:hideMark/>
                  </w:tcPr>
                  <w:p w14:paraId="2F128F2C" w14:textId="77777777" w:rsidR="00A820A1" w:rsidRDefault="00A820A1">
                    <w:pPr>
                      <w:pStyle w:val="Bibliography"/>
                      <w:rPr>
                        <w:noProof/>
                      </w:rPr>
                    </w:pPr>
                    <w:r>
                      <w:rPr>
                        <w:noProof/>
                      </w:rPr>
                      <w:t xml:space="preserve">[2] </w:t>
                    </w:r>
                  </w:p>
                </w:tc>
                <w:tc>
                  <w:tcPr>
                    <w:tcW w:w="0" w:type="auto"/>
                    <w:hideMark/>
                  </w:tcPr>
                  <w:p w14:paraId="760B5DC7" w14:textId="77777777" w:rsidR="00A820A1" w:rsidRDefault="00A820A1">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w:t>
                    </w:r>
                    <w:r>
                      <w:rPr>
                        <w:noProof/>
                      </w:rPr>
                      <w:t xml:space="preserve">vol. 551, no. A, pp. 360-381, 2002. </w:t>
                    </w:r>
                  </w:p>
                </w:tc>
              </w:tr>
              <w:tr w:rsidR="00A820A1" w14:paraId="72036F45" w14:textId="77777777">
                <w:trPr>
                  <w:divId w:val="788279059"/>
                  <w:tblCellSpacing w:w="15" w:type="dxa"/>
                </w:trPr>
                <w:tc>
                  <w:tcPr>
                    <w:tcW w:w="50" w:type="pct"/>
                    <w:hideMark/>
                  </w:tcPr>
                  <w:p w14:paraId="48C89BD2" w14:textId="77777777" w:rsidR="00A820A1" w:rsidRDefault="00A820A1">
                    <w:pPr>
                      <w:pStyle w:val="Bibliography"/>
                      <w:rPr>
                        <w:noProof/>
                      </w:rPr>
                    </w:pPr>
                    <w:r>
                      <w:rPr>
                        <w:noProof/>
                      </w:rPr>
                      <w:t xml:space="preserve">[3] </w:t>
                    </w:r>
                  </w:p>
                </w:tc>
                <w:tc>
                  <w:tcPr>
                    <w:tcW w:w="0" w:type="auto"/>
                    <w:hideMark/>
                  </w:tcPr>
                  <w:p w14:paraId="530E98A9"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31BB10F2" w14:textId="77777777">
                <w:trPr>
                  <w:divId w:val="788279059"/>
                  <w:tblCellSpacing w:w="15" w:type="dxa"/>
                </w:trPr>
                <w:tc>
                  <w:tcPr>
                    <w:tcW w:w="50" w:type="pct"/>
                    <w:hideMark/>
                  </w:tcPr>
                  <w:p w14:paraId="08D0AF25" w14:textId="77777777" w:rsidR="00A820A1" w:rsidRDefault="00A820A1">
                    <w:pPr>
                      <w:pStyle w:val="Bibliography"/>
                      <w:rPr>
                        <w:noProof/>
                      </w:rPr>
                    </w:pPr>
                    <w:r>
                      <w:rPr>
                        <w:noProof/>
                      </w:rPr>
                      <w:t xml:space="preserve">[4] </w:t>
                    </w:r>
                  </w:p>
                </w:tc>
                <w:tc>
                  <w:tcPr>
                    <w:tcW w:w="0" w:type="auto"/>
                    <w:hideMark/>
                  </w:tcPr>
                  <w:p w14:paraId="48DBC255" w14:textId="77777777" w:rsidR="00A820A1" w:rsidRDefault="00A820A1">
                    <w:pPr>
                      <w:pStyle w:val="Bibliography"/>
                      <w:rPr>
                        <w:noProof/>
                      </w:rPr>
                    </w:pPr>
                    <w:r>
                      <w:rPr>
                        <w:noProof/>
                      </w:rPr>
                      <w:t>D. K. P. S. J. G. M. J. L. Conlin, "Listing of Available ACE Data Tables," Los Alamos National Laboratory, Los Alamos National Laboratory, 2013.</w:t>
                    </w:r>
                  </w:p>
                </w:tc>
              </w:tr>
              <w:tr w:rsidR="00A820A1" w14:paraId="65713FCD" w14:textId="77777777">
                <w:trPr>
                  <w:divId w:val="788279059"/>
                  <w:tblCellSpacing w:w="15" w:type="dxa"/>
                </w:trPr>
                <w:tc>
                  <w:tcPr>
                    <w:tcW w:w="50" w:type="pct"/>
                    <w:hideMark/>
                  </w:tcPr>
                  <w:p w14:paraId="7085D420" w14:textId="77777777" w:rsidR="00A820A1" w:rsidRDefault="00A820A1">
                    <w:pPr>
                      <w:pStyle w:val="Bibliography"/>
                      <w:rPr>
                        <w:noProof/>
                      </w:rPr>
                    </w:pPr>
                    <w:r>
                      <w:rPr>
                        <w:noProof/>
                      </w:rPr>
                      <w:t xml:space="preserve">[5] </w:t>
                    </w:r>
                  </w:p>
                </w:tc>
                <w:tc>
                  <w:tcPr>
                    <w:tcW w:w="0" w:type="auto"/>
                    <w:hideMark/>
                  </w:tcPr>
                  <w:p w14:paraId="5927C303" w14:textId="77777777" w:rsidR="00A820A1" w:rsidRDefault="00A820A1">
                    <w:pPr>
                      <w:pStyle w:val="Bibliography"/>
                      <w:rPr>
                        <w:noProof/>
                      </w:rPr>
                    </w:pPr>
                    <w:r>
                      <w:rPr>
                        <w:noProof/>
                      </w:rPr>
                      <w:t>R. McConn, "Compendium of Material Composition Data for Radiation Transport Modeling," Pacific North Western National Laboratory, Richland, WA, 2011.</w:t>
                    </w:r>
                  </w:p>
                </w:tc>
              </w:tr>
              <w:tr w:rsidR="00A820A1" w14:paraId="45836AAD" w14:textId="77777777">
                <w:trPr>
                  <w:divId w:val="788279059"/>
                  <w:tblCellSpacing w:w="15" w:type="dxa"/>
                </w:trPr>
                <w:tc>
                  <w:tcPr>
                    <w:tcW w:w="50" w:type="pct"/>
                    <w:hideMark/>
                  </w:tcPr>
                  <w:p w14:paraId="44A98306" w14:textId="77777777" w:rsidR="00A820A1" w:rsidRDefault="00A820A1">
                    <w:pPr>
                      <w:pStyle w:val="Bibliography"/>
                      <w:rPr>
                        <w:noProof/>
                      </w:rPr>
                    </w:pPr>
                    <w:r>
                      <w:rPr>
                        <w:noProof/>
                      </w:rPr>
                      <w:t xml:space="preserve">[6] </w:t>
                    </w:r>
                  </w:p>
                </w:tc>
                <w:tc>
                  <w:tcPr>
                    <w:tcW w:w="0" w:type="auto"/>
                    <w:hideMark/>
                  </w:tcPr>
                  <w:p w14:paraId="36145812"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2DDE23F2" w14:textId="77777777">
                <w:trPr>
                  <w:divId w:val="788279059"/>
                  <w:tblCellSpacing w:w="15" w:type="dxa"/>
                </w:trPr>
                <w:tc>
                  <w:tcPr>
                    <w:tcW w:w="50" w:type="pct"/>
                    <w:hideMark/>
                  </w:tcPr>
                  <w:p w14:paraId="5DA05B44" w14:textId="77777777" w:rsidR="00A820A1" w:rsidRDefault="00A820A1">
                    <w:pPr>
                      <w:pStyle w:val="Bibliography"/>
                      <w:rPr>
                        <w:noProof/>
                      </w:rPr>
                    </w:pPr>
                    <w:r>
                      <w:rPr>
                        <w:noProof/>
                      </w:rPr>
                      <w:t xml:space="preserve">[7] </w:t>
                    </w:r>
                  </w:p>
                </w:tc>
                <w:tc>
                  <w:tcPr>
                    <w:tcW w:w="0" w:type="auto"/>
                    <w:hideMark/>
                  </w:tcPr>
                  <w:p w14:paraId="6BDA3989" w14:textId="77777777" w:rsidR="00A820A1" w:rsidRDefault="00A820A1">
                    <w:pPr>
                      <w:pStyle w:val="Bibliography"/>
                      <w:rPr>
                        <w:noProof/>
                      </w:rPr>
                    </w:pPr>
                    <w:r>
                      <w:rPr>
                        <w:noProof/>
                      </w:rPr>
                      <w:t xml:space="preserve">S. Guilherme and J. d. S. Corrêa, "COMPUTATIONAL MODELING OF A HIGH PURITY GERMANIUM," in </w:t>
                    </w:r>
                    <w:r>
                      <w:rPr>
                        <w:i/>
                        <w:iCs/>
                        <w:noProof/>
                      </w:rPr>
                      <w:t>International Nuclear Atlantic Conference</w:t>
                    </w:r>
                    <w:r>
                      <w:rPr>
                        <w:noProof/>
                      </w:rPr>
                      <w:t xml:space="preserve">, Belo Horizonte,MG, Brazil, 2011. </w:t>
                    </w:r>
                  </w:p>
                </w:tc>
              </w:tr>
              <w:tr w:rsidR="00A820A1" w14:paraId="6917BAA1" w14:textId="77777777">
                <w:trPr>
                  <w:divId w:val="788279059"/>
                  <w:tblCellSpacing w:w="15" w:type="dxa"/>
                </w:trPr>
                <w:tc>
                  <w:tcPr>
                    <w:tcW w:w="50" w:type="pct"/>
                    <w:hideMark/>
                  </w:tcPr>
                  <w:p w14:paraId="3E15D966" w14:textId="77777777" w:rsidR="00A820A1" w:rsidRDefault="00A820A1">
                    <w:pPr>
                      <w:pStyle w:val="Bibliography"/>
                      <w:rPr>
                        <w:noProof/>
                      </w:rPr>
                    </w:pPr>
                    <w:r>
                      <w:rPr>
                        <w:noProof/>
                      </w:rPr>
                      <w:t xml:space="preserve">[8] </w:t>
                    </w:r>
                  </w:p>
                </w:tc>
                <w:tc>
                  <w:tcPr>
                    <w:tcW w:w="0" w:type="auto"/>
                    <w:hideMark/>
                  </w:tcPr>
                  <w:p w14:paraId="6741F9C4" w14:textId="77777777" w:rsidR="00A820A1" w:rsidRDefault="00A820A1">
                    <w:pPr>
                      <w:pStyle w:val="Bibliography"/>
                      <w:rPr>
                        <w:noProof/>
                      </w:rPr>
                    </w:pPr>
                    <w:r>
                      <w:rPr>
                        <w:noProof/>
                      </w:rPr>
                      <w:t>J. K. Shultis and R. E. Faw, "An MCNP Primer," Department of Mechanical and Nuclear Engineering, Manhattan, KS, 2011.</w:t>
                    </w:r>
                  </w:p>
                </w:tc>
              </w:tr>
              <w:tr w:rsidR="00A820A1" w14:paraId="04C1DBE2" w14:textId="77777777">
                <w:trPr>
                  <w:divId w:val="788279059"/>
                  <w:tblCellSpacing w:w="15" w:type="dxa"/>
                </w:trPr>
                <w:tc>
                  <w:tcPr>
                    <w:tcW w:w="50" w:type="pct"/>
                    <w:hideMark/>
                  </w:tcPr>
                  <w:p w14:paraId="4E5F97F1" w14:textId="77777777" w:rsidR="00A820A1" w:rsidRDefault="00A820A1">
                    <w:pPr>
                      <w:pStyle w:val="Bibliography"/>
                      <w:rPr>
                        <w:noProof/>
                      </w:rPr>
                    </w:pPr>
                    <w:r>
                      <w:rPr>
                        <w:noProof/>
                      </w:rPr>
                      <w:lastRenderedPageBreak/>
                      <w:t xml:space="preserve">[9] </w:t>
                    </w:r>
                  </w:p>
                </w:tc>
                <w:tc>
                  <w:tcPr>
                    <w:tcW w:w="0" w:type="auto"/>
                    <w:hideMark/>
                  </w:tcPr>
                  <w:p w14:paraId="4454D024" w14:textId="77777777" w:rsidR="00A820A1" w:rsidRDefault="00A820A1">
                    <w:pPr>
                      <w:pStyle w:val="Bibliography"/>
                      <w:rPr>
                        <w:noProof/>
                      </w:rPr>
                    </w:pPr>
                    <w:r>
                      <w:rPr>
                        <w:noProof/>
                      </w:rPr>
                      <w:t>D. B. Pelowitz, "MCNP6 User's Manual Version 1.0," Los Alamos National Laboratory, Los Alamos National Laboratory, 2013.</w:t>
                    </w:r>
                  </w:p>
                </w:tc>
              </w:tr>
            </w:tbl>
            <w:p w14:paraId="1C1D28AC" w14:textId="77777777" w:rsidR="00A820A1" w:rsidRDefault="00A820A1">
              <w:pPr>
                <w:divId w:val="788279059"/>
                <w:rPr>
                  <w:noProof/>
                </w:rPr>
              </w:pPr>
            </w:p>
            <w:p w14:paraId="25AE1179" w14:textId="77777777" w:rsidR="0064185F" w:rsidRPr="00CD684F" w:rsidRDefault="0064185F" w:rsidP="0064185F">
              <w:r>
                <w:rPr>
                  <w:b/>
                  <w:bCs/>
                  <w:noProof/>
                </w:rPr>
                <w:fldChar w:fldCharType="end"/>
              </w:r>
            </w:p>
          </w:sdtContent>
        </w:sdt>
      </w:sdtContent>
    </w:sdt>
    <w:sectPr w:rsidR="0064185F" w:rsidRPr="00CD684F" w:rsidSect="00143F2E">
      <w:headerReference w:type="default" r:id="rId31"/>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Robert Torzilli" w:date="2017-12-07T22:40:00Z" w:initials="RT">
    <w:p w14:paraId="39C3273E" w14:textId="77777777" w:rsidR="001F2FE0" w:rsidRDefault="001F2FE0">
      <w:pPr>
        <w:pStyle w:val="CommentText"/>
      </w:pPr>
      <w:r>
        <w:rPr>
          <w:rStyle w:val="CommentReference"/>
        </w:rPr>
        <w:annotationRef/>
      </w:r>
      <w:r>
        <w:t>What was used and what was ignored? This sentence makes no sense and I can’t just assume what you meant since it seems somewhat technical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C327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24CB94" w14:textId="77777777" w:rsidR="001332AA" w:rsidRDefault="001332AA">
      <w:r>
        <w:separator/>
      </w:r>
    </w:p>
  </w:endnote>
  <w:endnote w:type="continuationSeparator" w:id="0">
    <w:p w14:paraId="3BFB4FEA" w14:textId="77777777" w:rsidR="001332AA" w:rsidRDefault="00133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C5581" w14:textId="77777777" w:rsidR="001332AA" w:rsidRDefault="001332AA"/>
  </w:footnote>
  <w:footnote w:type="continuationSeparator" w:id="0">
    <w:p w14:paraId="72CCEA33" w14:textId="77777777" w:rsidR="001332AA" w:rsidRDefault="001332AA">
      <w:r>
        <w:continuationSeparator/>
      </w:r>
    </w:p>
  </w:footnote>
  <w:footnote w:id="1">
    <w:p w14:paraId="6469C555" w14:textId="77777777" w:rsidR="00EF1A2C" w:rsidRDefault="00EF1A2C" w:rsidP="00651476">
      <w:pPr>
        <w:pStyle w:val="FootnoteText"/>
      </w:pPr>
      <w:r>
        <w:t xml:space="preserve">B. V. Egner is with the Engineering Physics Department at the Air Force Institute of Technology, Wright Patterson AFB, OH 45431 (e-mail: </w:t>
      </w:r>
      <w:hyperlink r:id="rId1" w:history="1">
        <w:r w:rsidRPr="00DA2252">
          <w:rPr>
            <w:rStyle w:val="Hyperlink"/>
          </w:rPr>
          <w:t>bryan.egner@afit.edu</w:t>
        </w:r>
      </w:hyperlink>
      <w:r>
        <w:t>, phone: (717)736-3846).</w:t>
      </w:r>
    </w:p>
    <w:p w14:paraId="48C43FFF" w14:textId="77777777" w:rsidR="00EF1A2C" w:rsidRDefault="00EF1A2C" w:rsidP="00651476">
      <w:pPr>
        <w:pStyle w:val="FootnoteText"/>
      </w:pPr>
      <w:r w:rsidRPr="00EF1A2C">
        <w:t>R.Torzilli</w:t>
      </w:r>
      <w:r>
        <w:t xml:space="preserve"> is with the Engineering Physics Department at the Air Force Institute of Technology, Wright Patterson AFB, OH 45431 (e-mail: </w:t>
      </w:r>
      <w:hyperlink r:id="rId2" w:history="1">
        <w:r w:rsidRPr="00D34B20">
          <w:rPr>
            <w:rStyle w:val="Hyperlink"/>
          </w:rPr>
          <w:t>robert.torzilli@afit.edu</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BBFE8" w14:textId="77777777" w:rsidR="00EF1A2C" w:rsidRDefault="00EF1A2C">
    <w:pPr>
      <w:framePr w:wrap="auto" w:vAnchor="text" w:hAnchor="margin" w:xAlign="right" w:y="1"/>
    </w:pPr>
    <w:r>
      <w:fldChar w:fldCharType="begin"/>
    </w:r>
    <w:r>
      <w:instrText xml:space="preserve">PAGE  </w:instrText>
    </w:r>
    <w:r>
      <w:fldChar w:fldCharType="separate"/>
    </w:r>
    <w:r w:rsidR="00846E30">
      <w:rPr>
        <w:noProof/>
      </w:rPr>
      <w:t>6</w:t>
    </w:r>
    <w:r>
      <w:fldChar w:fldCharType="end"/>
    </w:r>
  </w:p>
  <w:p w14:paraId="4CCDF9C7" w14:textId="77777777" w:rsidR="00EF1A2C" w:rsidRDefault="00EF1A2C">
    <w:pPr>
      <w:ind w:right="360"/>
    </w:pPr>
    <w:r>
      <w:t>NENG 685 METHODS FOR NEUTRAL PARTICL TRANSPORT, VOL.1 NO. 1, DECEMBER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 Torzilli">
    <w15:presenceInfo w15:providerId="Windows Live" w15:userId="57422ffb04bd6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9698D"/>
    <w:rsid w:val="000A0C2F"/>
    <w:rsid w:val="000A168B"/>
    <w:rsid w:val="000D2BDE"/>
    <w:rsid w:val="000E6D34"/>
    <w:rsid w:val="00104BB0"/>
    <w:rsid w:val="0010794E"/>
    <w:rsid w:val="001105CE"/>
    <w:rsid w:val="00113F26"/>
    <w:rsid w:val="001332AA"/>
    <w:rsid w:val="0013354F"/>
    <w:rsid w:val="001410D6"/>
    <w:rsid w:val="00143F2E"/>
    <w:rsid w:val="00144E72"/>
    <w:rsid w:val="001768FF"/>
    <w:rsid w:val="001A60B1"/>
    <w:rsid w:val="001A74CF"/>
    <w:rsid w:val="001B068D"/>
    <w:rsid w:val="001B2686"/>
    <w:rsid w:val="001B36B1"/>
    <w:rsid w:val="001E7B7A"/>
    <w:rsid w:val="001F2FE0"/>
    <w:rsid w:val="001F4C5C"/>
    <w:rsid w:val="001F4F55"/>
    <w:rsid w:val="00204478"/>
    <w:rsid w:val="00214E2E"/>
    <w:rsid w:val="00216141"/>
    <w:rsid w:val="00217186"/>
    <w:rsid w:val="00234804"/>
    <w:rsid w:val="002434A1"/>
    <w:rsid w:val="00263032"/>
    <w:rsid w:val="00263943"/>
    <w:rsid w:val="00264FB7"/>
    <w:rsid w:val="00267B35"/>
    <w:rsid w:val="00290174"/>
    <w:rsid w:val="002D1046"/>
    <w:rsid w:val="002D4284"/>
    <w:rsid w:val="002E1F95"/>
    <w:rsid w:val="002E47EB"/>
    <w:rsid w:val="002F1A23"/>
    <w:rsid w:val="002F1EF6"/>
    <w:rsid w:val="002F7910"/>
    <w:rsid w:val="003129DE"/>
    <w:rsid w:val="00314F82"/>
    <w:rsid w:val="00331D05"/>
    <w:rsid w:val="003427CE"/>
    <w:rsid w:val="00342BE1"/>
    <w:rsid w:val="003461E8"/>
    <w:rsid w:val="00360269"/>
    <w:rsid w:val="0037551B"/>
    <w:rsid w:val="00380432"/>
    <w:rsid w:val="00392DBA"/>
    <w:rsid w:val="003C3322"/>
    <w:rsid w:val="003C68C2"/>
    <w:rsid w:val="003D1EBF"/>
    <w:rsid w:val="003D4CAE"/>
    <w:rsid w:val="003E5841"/>
    <w:rsid w:val="003F26BD"/>
    <w:rsid w:val="003F52AD"/>
    <w:rsid w:val="0043144F"/>
    <w:rsid w:val="00431BFA"/>
    <w:rsid w:val="004340BE"/>
    <w:rsid w:val="004353CF"/>
    <w:rsid w:val="00454183"/>
    <w:rsid w:val="004631BC"/>
    <w:rsid w:val="00472EC0"/>
    <w:rsid w:val="00473CCD"/>
    <w:rsid w:val="00484761"/>
    <w:rsid w:val="00484DD5"/>
    <w:rsid w:val="004B558A"/>
    <w:rsid w:val="004C1E16"/>
    <w:rsid w:val="004C2543"/>
    <w:rsid w:val="004D15CA"/>
    <w:rsid w:val="004E3A6E"/>
    <w:rsid w:val="004E3E4C"/>
    <w:rsid w:val="004F23A0"/>
    <w:rsid w:val="004F328B"/>
    <w:rsid w:val="005003E3"/>
    <w:rsid w:val="005052CD"/>
    <w:rsid w:val="00506B50"/>
    <w:rsid w:val="00506E62"/>
    <w:rsid w:val="00535307"/>
    <w:rsid w:val="00540936"/>
    <w:rsid w:val="00550A26"/>
    <w:rsid w:val="00550BF5"/>
    <w:rsid w:val="00567A70"/>
    <w:rsid w:val="005A2A15"/>
    <w:rsid w:val="005B3540"/>
    <w:rsid w:val="005C6EA6"/>
    <w:rsid w:val="005D1B15"/>
    <w:rsid w:val="005D2824"/>
    <w:rsid w:val="005D4F1A"/>
    <w:rsid w:val="005D72BB"/>
    <w:rsid w:val="005E692F"/>
    <w:rsid w:val="0062114B"/>
    <w:rsid w:val="00623698"/>
    <w:rsid w:val="00625E96"/>
    <w:rsid w:val="0064185F"/>
    <w:rsid w:val="00647C09"/>
    <w:rsid w:val="00651476"/>
    <w:rsid w:val="00651F2C"/>
    <w:rsid w:val="0066249A"/>
    <w:rsid w:val="00677C22"/>
    <w:rsid w:val="0068477E"/>
    <w:rsid w:val="00685D0E"/>
    <w:rsid w:val="00693D5D"/>
    <w:rsid w:val="00695C07"/>
    <w:rsid w:val="006B7F03"/>
    <w:rsid w:val="006C7307"/>
    <w:rsid w:val="00725B45"/>
    <w:rsid w:val="00735879"/>
    <w:rsid w:val="00737350"/>
    <w:rsid w:val="007530A3"/>
    <w:rsid w:val="00755CC6"/>
    <w:rsid w:val="0076355A"/>
    <w:rsid w:val="007707AB"/>
    <w:rsid w:val="007A7D60"/>
    <w:rsid w:val="007C4336"/>
    <w:rsid w:val="007E0634"/>
    <w:rsid w:val="007F7AA6"/>
    <w:rsid w:val="0081358A"/>
    <w:rsid w:val="0081663F"/>
    <w:rsid w:val="00823624"/>
    <w:rsid w:val="00837E47"/>
    <w:rsid w:val="00846E30"/>
    <w:rsid w:val="008518FE"/>
    <w:rsid w:val="0085659C"/>
    <w:rsid w:val="008565F0"/>
    <w:rsid w:val="00864212"/>
    <w:rsid w:val="00872026"/>
    <w:rsid w:val="0087792E"/>
    <w:rsid w:val="00883EAF"/>
    <w:rsid w:val="00885258"/>
    <w:rsid w:val="008954AB"/>
    <w:rsid w:val="008A30C3"/>
    <w:rsid w:val="008A3C23"/>
    <w:rsid w:val="008A6565"/>
    <w:rsid w:val="008C49CC"/>
    <w:rsid w:val="008D15E3"/>
    <w:rsid w:val="008D69E9"/>
    <w:rsid w:val="008D71E7"/>
    <w:rsid w:val="008E0645"/>
    <w:rsid w:val="008F0131"/>
    <w:rsid w:val="008F4FD8"/>
    <w:rsid w:val="008F594A"/>
    <w:rsid w:val="00904C7E"/>
    <w:rsid w:val="0091035B"/>
    <w:rsid w:val="0092461F"/>
    <w:rsid w:val="0097075D"/>
    <w:rsid w:val="00992322"/>
    <w:rsid w:val="009A1F6E"/>
    <w:rsid w:val="009C2F33"/>
    <w:rsid w:val="009C7D17"/>
    <w:rsid w:val="009E484E"/>
    <w:rsid w:val="009E52D0"/>
    <w:rsid w:val="009F1818"/>
    <w:rsid w:val="009F40FB"/>
    <w:rsid w:val="009F4B45"/>
    <w:rsid w:val="00A22FCB"/>
    <w:rsid w:val="00A25B3B"/>
    <w:rsid w:val="00A363EB"/>
    <w:rsid w:val="00A40127"/>
    <w:rsid w:val="00A472F1"/>
    <w:rsid w:val="00A5237D"/>
    <w:rsid w:val="00A554A3"/>
    <w:rsid w:val="00A758EA"/>
    <w:rsid w:val="00A820A1"/>
    <w:rsid w:val="00A91937"/>
    <w:rsid w:val="00A9434E"/>
    <w:rsid w:val="00A95C50"/>
    <w:rsid w:val="00AB061F"/>
    <w:rsid w:val="00AB79A6"/>
    <w:rsid w:val="00AC4850"/>
    <w:rsid w:val="00B16DB5"/>
    <w:rsid w:val="00B34857"/>
    <w:rsid w:val="00B4150A"/>
    <w:rsid w:val="00B4158A"/>
    <w:rsid w:val="00B47B59"/>
    <w:rsid w:val="00B53F81"/>
    <w:rsid w:val="00B56C2B"/>
    <w:rsid w:val="00B65BD3"/>
    <w:rsid w:val="00B70469"/>
    <w:rsid w:val="00B72DD8"/>
    <w:rsid w:val="00B72E09"/>
    <w:rsid w:val="00B72E37"/>
    <w:rsid w:val="00B87959"/>
    <w:rsid w:val="00B936BF"/>
    <w:rsid w:val="00BA1025"/>
    <w:rsid w:val="00BF0C69"/>
    <w:rsid w:val="00BF629B"/>
    <w:rsid w:val="00BF655C"/>
    <w:rsid w:val="00C03E60"/>
    <w:rsid w:val="00C04A43"/>
    <w:rsid w:val="00C075EF"/>
    <w:rsid w:val="00C11E83"/>
    <w:rsid w:val="00C1542A"/>
    <w:rsid w:val="00C2378A"/>
    <w:rsid w:val="00C378A1"/>
    <w:rsid w:val="00C42B89"/>
    <w:rsid w:val="00C621D6"/>
    <w:rsid w:val="00C65331"/>
    <w:rsid w:val="00C710F9"/>
    <w:rsid w:val="00C75907"/>
    <w:rsid w:val="00C82D86"/>
    <w:rsid w:val="00C907C9"/>
    <w:rsid w:val="00CA5ECC"/>
    <w:rsid w:val="00CB4B8D"/>
    <w:rsid w:val="00CC0DDA"/>
    <w:rsid w:val="00CD3CF7"/>
    <w:rsid w:val="00CD684F"/>
    <w:rsid w:val="00CF3CD3"/>
    <w:rsid w:val="00D06623"/>
    <w:rsid w:val="00D06E24"/>
    <w:rsid w:val="00D14C6B"/>
    <w:rsid w:val="00D5536F"/>
    <w:rsid w:val="00D56935"/>
    <w:rsid w:val="00D716BA"/>
    <w:rsid w:val="00D71D74"/>
    <w:rsid w:val="00D758C6"/>
    <w:rsid w:val="00D7612F"/>
    <w:rsid w:val="00D77480"/>
    <w:rsid w:val="00D81975"/>
    <w:rsid w:val="00D90C10"/>
    <w:rsid w:val="00D92E96"/>
    <w:rsid w:val="00DA258C"/>
    <w:rsid w:val="00DA2F77"/>
    <w:rsid w:val="00DA4345"/>
    <w:rsid w:val="00DD7032"/>
    <w:rsid w:val="00DE01A1"/>
    <w:rsid w:val="00DE07FA"/>
    <w:rsid w:val="00DE20DB"/>
    <w:rsid w:val="00DF061B"/>
    <w:rsid w:val="00DF2DDE"/>
    <w:rsid w:val="00DF6F14"/>
    <w:rsid w:val="00DF77C8"/>
    <w:rsid w:val="00E01667"/>
    <w:rsid w:val="00E34BCC"/>
    <w:rsid w:val="00E36209"/>
    <w:rsid w:val="00E37AF9"/>
    <w:rsid w:val="00E420BB"/>
    <w:rsid w:val="00E50DF6"/>
    <w:rsid w:val="00E573B7"/>
    <w:rsid w:val="00E62BFE"/>
    <w:rsid w:val="00E6336D"/>
    <w:rsid w:val="00E6366C"/>
    <w:rsid w:val="00E965C5"/>
    <w:rsid w:val="00E96A3A"/>
    <w:rsid w:val="00E97402"/>
    <w:rsid w:val="00E97B99"/>
    <w:rsid w:val="00EB2E9D"/>
    <w:rsid w:val="00EC6C64"/>
    <w:rsid w:val="00ED1E14"/>
    <w:rsid w:val="00EE4020"/>
    <w:rsid w:val="00EE672B"/>
    <w:rsid w:val="00EE6FFC"/>
    <w:rsid w:val="00EF10AC"/>
    <w:rsid w:val="00EF1A2C"/>
    <w:rsid w:val="00EF4701"/>
    <w:rsid w:val="00EF564E"/>
    <w:rsid w:val="00F22198"/>
    <w:rsid w:val="00F33D49"/>
    <w:rsid w:val="00F3481E"/>
    <w:rsid w:val="00F349F9"/>
    <w:rsid w:val="00F56D46"/>
    <w:rsid w:val="00F577F6"/>
    <w:rsid w:val="00F65266"/>
    <w:rsid w:val="00F751E1"/>
    <w:rsid w:val="00F932B6"/>
    <w:rsid w:val="00FC0B7B"/>
    <w:rsid w:val="00FD347F"/>
    <w:rsid w:val="00FE22E4"/>
    <w:rsid w:val="00FF1646"/>
    <w:rsid w:val="00FF1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5B890"/>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F0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477E"/>
    <w:pPr>
      <w:spacing w:before="100" w:beforeAutospacing="1" w:after="100" w:afterAutospacing="1"/>
    </w:pPr>
    <w:rPr>
      <w:rFonts w:eastAsiaTheme="minorEastAsia"/>
      <w:sz w:val="24"/>
      <w:szCs w:val="24"/>
    </w:rPr>
  </w:style>
  <w:style w:type="paragraph" w:styleId="Bibliography">
    <w:name w:val="Bibliography"/>
    <w:basedOn w:val="Normal"/>
    <w:next w:val="Normal"/>
    <w:uiPriority w:val="70"/>
    <w:rsid w:val="0064185F"/>
  </w:style>
  <w:style w:type="character" w:styleId="CommentReference">
    <w:name w:val="annotation reference"/>
    <w:basedOn w:val="DefaultParagraphFont"/>
    <w:rsid w:val="001F2FE0"/>
    <w:rPr>
      <w:sz w:val="16"/>
      <w:szCs w:val="16"/>
    </w:rPr>
  </w:style>
  <w:style w:type="paragraph" w:styleId="CommentText">
    <w:name w:val="annotation text"/>
    <w:basedOn w:val="Normal"/>
    <w:link w:val="CommentTextChar"/>
    <w:rsid w:val="001F2FE0"/>
  </w:style>
  <w:style w:type="character" w:customStyle="1" w:styleId="CommentTextChar">
    <w:name w:val="Comment Text Char"/>
    <w:basedOn w:val="DefaultParagraphFont"/>
    <w:link w:val="CommentText"/>
    <w:rsid w:val="001F2FE0"/>
  </w:style>
  <w:style w:type="paragraph" w:styleId="CommentSubject">
    <w:name w:val="annotation subject"/>
    <w:basedOn w:val="CommentText"/>
    <w:next w:val="CommentText"/>
    <w:link w:val="CommentSubjectChar"/>
    <w:rsid w:val="001F2FE0"/>
    <w:rPr>
      <w:b/>
      <w:bCs/>
    </w:rPr>
  </w:style>
  <w:style w:type="character" w:customStyle="1" w:styleId="CommentSubjectChar">
    <w:name w:val="Comment Subject Char"/>
    <w:basedOn w:val="CommentTextChar"/>
    <w:link w:val="CommentSubject"/>
    <w:rsid w:val="001F2F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99222">
      <w:bodyDiv w:val="1"/>
      <w:marLeft w:val="0"/>
      <w:marRight w:val="0"/>
      <w:marTop w:val="0"/>
      <w:marBottom w:val="0"/>
      <w:divBdr>
        <w:top w:val="none" w:sz="0" w:space="0" w:color="auto"/>
        <w:left w:val="none" w:sz="0" w:space="0" w:color="auto"/>
        <w:bottom w:val="none" w:sz="0" w:space="0" w:color="auto"/>
        <w:right w:val="none" w:sz="0" w:space="0" w:color="auto"/>
      </w:divBdr>
    </w:div>
    <w:div w:id="233054600">
      <w:bodyDiv w:val="1"/>
      <w:marLeft w:val="0"/>
      <w:marRight w:val="0"/>
      <w:marTop w:val="0"/>
      <w:marBottom w:val="0"/>
      <w:divBdr>
        <w:top w:val="none" w:sz="0" w:space="0" w:color="auto"/>
        <w:left w:val="none" w:sz="0" w:space="0" w:color="auto"/>
        <w:bottom w:val="none" w:sz="0" w:space="0" w:color="auto"/>
        <w:right w:val="none" w:sz="0" w:space="0" w:color="auto"/>
      </w:divBdr>
    </w:div>
    <w:div w:id="45876135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94479893">
      <w:bodyDiv w:val="1"/>
      <w:marLeft w:val="0"/>
      <w:marRight w:val="0"/>
      <w:marTop w:val="0"/>
      <w:marBottom w:val="0"/>
      <w:divBdr>
        <w:top w:val="none" w:sz="0" w:space="0" w:color="auto"/>
        <w:left w:val="none" w:sz="0" w:space="0" w:color="auto"/>
        <w:bottom w:val="none" w:sz="0" w:space="0" w:color="auto"/>
        <w:right w:val="none" w:sz="0" w:space="0" w:color="auto"/>
      </w:divBdr>
    </w:div>
    <w:div w:id="788279059">
      <w:bodyDiv w:val="1"/>
      <w:marLeft w:val="0"/>
      <w:marRight w:val="0"/>
      <w:marTop w:val="0"/>
      <w:marBottom w:val="0"/>
      <w:divBdr>
        <w:top w:val="none" w:sz="0" w:space="0" w:color="auto"/>
        <w:left w:val="none" w:sz="0" w:space="0" w:color="auto"/>
        <w:bottom w:val="none" w:sz="0" w:space="0" w:color="auto"/>
        <w:right w:val="none" w:sz="0" w:space="0" w:color="auto"/>
      </w:divBdr>
    </w:div>
    <w:div w:id="789397813">
      <w:bodyDiv w:val="1"/>
      <w:marLeft w:val="0"/>
      <w:marRight w:val="0"/>
      <w:marTop w:val="0"/>
      <w:marBottom w:val="0"/>
      <w:divBdr>
        <w:top w:val="none" w:sz="0" w:space="0" w:color="auto"/>
        <w:left w:val="none" w:sz="0" w:space="0" w:color="auto"/>
        <w:bottom w:val="none" w:sz="0" w:space="0" w:color="auto"/>
        <w:right w:val="none" w:sz="0" w:space="0" w:color="auto"/>
      </w:divBdr>
    </w:div>
    <w:div w:id="809593122">
      <w:bodyDiv w:val="1"/>
      <w:marLeft w:val="0"/>
      <w:marRight w:val="0"/>
      <w:marTop w:val="0"/>
      <w:marBottom w:val="0"/>
      <w:divBdr>
        <w:top w:val="none" w:sz="0" w:space="0" w:color="auto"/>
        <w:left w:val="none" w:sz="0" w:space="0" w:color="auto"/>
        <w:bottom w:val="none" w:sz="0" w:space="0" w:color="auto"/>
        <w:right w:val="none" w:sz="0" w:space="0" w:color="auto"/>
      </w:divBdr>
    </w:div>
    <w:div w:id="947199498">
      <w:bodyDiv w:val="1"/>
      <w:marLeft w:val="0"/>
      <w:marRight w:val="0"/>
      <w:marTop w:val="0"/>
      <w:marBottom w:val="0"/>
      <w:divBdr>
        <w:top w:val="none" w:sz="0" w:space="0" w:color="auto"/>
        <w:left w:val="none" w:sz="0" w:space="0" w:color="auto"/>
        <w:bottom w:val="none" w:sz="0" w:space="0" w:color="auto"/>
        <w:right w:val="none" w:sz="0" w:space="0" w:color="auto"/>
      </w:divBdr>
    </w:div>
    <w:div w:id="994992061">
      <w:bodyDiv w:val="1"/>
      <w:marLeft w:val="0"/>
      <w:marRight w:val="0"/>
      <w:marTop w:val="0"/>
      <w:marBottom w:val="0"/>
      <w:divBdr>
        <w:top w:val="none" w:sz="0" w:space="0" w:color="auto"/>
        <w:left w:val="none" w:sz="0" w:space="0" w:color="auto"/>
        <w:bottom w:val="none" w:sz="0" w:space="0" w:color="auto"/>
        <w:right w:val="none" w:sz="0" w:space="0" w:color="auto"/>
      </w:divBdr>
    </w:div>
    <w:div w:id="1121387821">
      <w:bodyDiv w:val="1"/>
      <w:marLeft w:val="0"/>
      <w:marRight w:val="0"/>
      <w:marTop w:val="0"/>
      <w:marBottom w:val="0"/>
      <w:divBdr>
        <w:top w:val="none" w:sz="0" w:space="0" w:color="auto"/>
        <w:left w:val="none" w:sz="0" w:space="0" w:color="auto"/>
        <w:bottom w:val="none" w:sz="0" w:space="0" w:color="auto"/>
        <w:right w:val="none" w:sz="0" w:space="0" w:color="auto"/>
      </w:divBdr>
    </w:div>
    <w:div w:id="1191410680">
      <w:bodyDiv w:val="1"/>
      <w:marLeft w:val="0"/>
      <w:marRight w:val="0"/>
      <w:marTop w:val="0"/>
      <w:marBottom w:val="0"/>
      <w:divBdr>
        <w:top w:val="none" w:sz="0" w:space="0" w:color="auto"/>
        <w:left w:val="none" w:sz="0" w:space="0" w:color="auto"/>
        <w:bottom w:val="none" w:sz="0" w:space="0" w:color="auto"/>
        <w:right w:val="none" w:sz="0" w:space="0" w:color="auto"/>
      </w:divBdr>
    </w:div>
    <w:div w:id="1397823436">
      <w:bodyDiv w:val="1"/>
      <w:marLeft w:val="0"/>
      <w:marRight w:val="0"/>
      <w:marTop w:val="0"/>
      <w:marBottom w:val="0"/>
      <w:divBdr>
        <w:top w:val="none" w:sz="0" w:space="0" w:color="auto"/>
        <w:left w:val="none" w:sz="0" w:space="0" w:color="auto"/>
        <w:bottom w:val="none" w:sz="0" w:space="0" w:color="auto"/>
        <w:right w:val="none" w:sz="0" w:space="0" w:color="auto"/>
      </w:divBdr>
    </w:div>
    <w:div w:id="1533304096">
      <w:bodyDiv w:val="1"/>
      <w:marLeft w:val="0"/>
      <w:marRight w:val="0"/>
      <w:marTop w:val="0"/>
      <w:marBottom w:val="0"/>
      <w:divBdr>
        <w:top w:val="none" w:sz="0" w:space="0" w:color="auto"/>
        <w:left w:val="none" w:sz="0" w:space="0" w:color="auto"/>
        <w:bottom w:val="none" w:sz="0" w:space="0" w:color="auto"/>
        <w:right w:val="none" w:sz="0" w:space="0" w:color="auto"/>
      </w:divBdr>
    </w:div>
    <w:div w:id="1675958232">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47649174">
      <w:bodyDiv w:val="1"/>
      <w:marLeft w:val="0"/>
      <w:marRight w:val="0"/>
      <w:marTop w:val="0"/>
      <w:marBottom w:val="0"/>
      <w:divBdr>
        <w:top w:val="none" w:sz="0" w:space="0" w:color="auto"/>
        <w:left w:val="none" w:sz="0" w:space="0" w:color="auto"/>
        <w:bottom w:val="none" w:sz="0" w:space="0" w:color="auto"/>
        <w:right w:val="none" w:sz="0" w:space="0" w:color="auto"/>
      </w:divBdr>
    </w:div>
    <w:div w:id="1908807308">
      <w:bodyDiv w:val="1"/>
      <w:marLeft w:val="0"/>
      <w:marRight w:val="0"/>
      <w:marTop w:val="0"/>
      <w:marBottom w:val="0"/>
      <w:divBdr>
        <w:top w:val="none" w:sz="0" w:space="0" w:color="auto"/>
        <w:left w:val="none" w:sz="0" w:space="0" w:color="auto"/>
        <w:bottom w:val="none" w:sz="0" w:space="0" w:color="auto"/>
        <w:right w:val="none" w:sz="0" w:space="0" w:color="auto"/>
      </w:divBdr>
    </w:div>
    <w:div w:id="1947538604">
      <w:bodyDiv w:val="1"/>
      <w:marLeft w:val="0"/>
      <w:marRight w:val="0"/>
      <w:marTop w:val="0"/>
      <w:marBottom w:val="0"/>
      <w:divBdr>
        <w:top w:val="none" w:sz="0" w:space="0" w:color="auto"/>
        <w:left w:val="none" w:sz="0" w:space="0" w:color="auto"/>
        <w:bottom w:val="none" w:sz="0" w:space="0" w:color="auto"/>
        <w:right w:val="none" w:sz="0" w:space="0" w:color="auto"/>
      </w:divBdr>
    </w:div>
    <w:div w:id="1974216211">
      <w:bodyDiv w:val="1"/>
      <w:marLeft w:val="0"/>
      <w:marRight w:val="0"/>
      <w:marTop w:val="0"/>
      <w:marBottom w:val="0"/>
      <w:divBdr>
        <w:top w:val="none" w:sz="0" w:space="0" w:color="auto"/>
        <w:left w:val="none" w:sz="0" w:space="0" w:color="auto"/>
        <w:bottom w:val="none" w:sz="0" w:space="0" w:color="auto"/>
        <w:right w:val="none" w:sz="0" w:space="0" w:color="auto"/>
      </w:divBdr>
    </w:div>
    <w:div w:id="1989508381">
      <w:bodyDiv w:val="1"/>
      <w:marLeft w:val="0"/>
      <w:marRight w:val="0"/>
      <w:marTop w:val="0"/>
      <w:marBottom w:val="0"/>
      <w:divBdr>
        <w:top w:val="none" w:sz="0" w:space="0" w:color="auto"/>
        <w:left w:val="none" w:sz="0" w:space="0" w:color="auto"/>
        <w:bottom w:val="none" w:sz="0" w:space="0" w:color="auto"/>
        <w:right w:val="none" w:sz="0" w:space="0" w:color="auto"/>
      </w:divBdr>
    </w:div>
    <w:div w:id="20655230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footnotes.xml.rels><?xml version="1.0" encoding="UTF-8" standalone="yes"?>
<Relationships xmlns="http://schemas.openxmlformats.org/package/2006/relationships"><Relationship Id="rId2" Type="http://schemas.openxmlformats.org/officeDocument/2006/relationships/hyperlink" Target="mailto:robert.torzilli@afit.edu" TargetMode="External"/><Relationship Id="rId1" Type="http://schemas.openxmlformats.org/officeDocument/2006/relationships/hyperlink" Target="mailto:bryan.egner@afit.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Gle101</b:Tag>
    <b:SourceType>Book</b:SourceType>
    <b:Guid>{295B06DA-BE52-4372-A444-FB0E261C586A}</b:Guid>
    <b:Title>Radiation Detection and Measurement</b:Title>
    <b:City>Hoboken, NJ</b:City>
    <b:Year>2010</b:Year>
    <b:Author>
      <b:Author>
        <b:NameList>
          <b:Person>
            <b:Last>Knoll</b:Last>
            <b:First>Glenn</b:First>
            <b:Middle>F.</b:Middle>
          </b:Person>
        </b:NameList>
      </b:Author>
    </b:Author>
    <b:Publisher>John Wiley &amp; Sons, Inc.</b:Publisher>
    <b:RefOrder>1</b:RefOrder>
  </b:Source>
  <b:Source>
    <b:Tag>RMK04</b:Tag>
    <b:SourceType>JournalArticle</b:SourceType>
    <b:Guid>{7038BFF3-52DC-47D1-8137-9B9CB484A0FA}</b:Guid>
    <b:Author>
      <b:Author>
        <b:NameList>
          <b:Person>
            <b:Last>Keyser</b:Last>
            <b:First>R.</b:First>
            <b:Middle>M.</b:Middle>
          </b:Person>
        </b:NameList>
      </b:Author>
    </b:Author>
    <b:Title>Resolution and Sensitivity as a Function of Energy and incident Geometry for Germanium Detectors</b:Title>
    <b:JournalName>Nuclear Instruments and Methods in Physics Research Section B: Beam Interactions with Materials and Atoms</b:JournalName>
    <b:Year>2004</b:Year>
    <b:Pages>236-240</b:Pages>
    <b:Volume>213</b:Volume>
    <b:RefOrder>3</b:RefOrder>
  </b:Source>
  <b:Source>
    <b:Tag>Con13</b:Tag>
    <b:SourceType>ElectronicSource</b:SourceType>
    <b:Guid>{D7D17C1F-0FA6-4440-9BE8-9B2E90A3031C}</b:Guid>
    <b:Author>
      <b:Author>
        <b:NameList>
          <b:Person>
            <b:Last>Conlin</b:Last>
            <b:First>D.</b:First>
            <b:Middle>K. P. S. J. G. M. Jeremy Lloyd</b:Middle>
          </b:Person>
        </b:NameList>
      </b:Author>
    </b:Author>
    <b:Title>Listing of Available ACE Data Tables</b:Title>
    <b:Year>2013</b:Year>
    <b:City>Los Alamos National Laboratory</b:City>
    <b:Publisher>Los Alamos National Laboratory</b:Publisher>
    <b:RefOrder>4</b:RefOrder>
  </b:Source>
  <b:Source>
    <b:Tag>Key041</b:Tag>
    <b:SourceType>JournalArticle</b:SourceType>
    <b:Guid>{3A3DC393-8B53-4576-9485-F400008D2174}</b:Guid>
    <b:Author>
      <b:Author>
        <b:NameList>
          <b:Person>
            <b:Last>Keyser</b:Last>
            <b:First>R.</b:First>
            <b:Middle>M.</b:Middle>
          </b:Person>
        </b:NameList>
      </b:Author>
    </b:Author>
    <b:Title>Resolution and Sensitivity as a Function of Energy and incident Geometry for Germanium Detectors</b:Title>
    <b:Year>2004</b:Year>
    <b:JournalName>Nuclear Instruments and Methods in Physics Research Section B: Beam Interactions with Materials and Atoms</b:JournalName>
    <b:Pages>236-240</b:Pages>
    <b:Volume>213</b:Volume>
    <b:RefOrder>6</b:RefOrder>
  </b:Source>
  <b:Source>
    <b:Tag>Gui111</b:Tag>
    <b:SourceType>ConferenceProceedings</b:SourceType>
    <b:Guid>{7E72725A-9005-4C15-82B9-32F5681C4D3C}</b:Guid>
    <b:Author>
      <b:Author>
        <b:NameList>
          <b:Person>
            <b:Last>Guilherme</b:Last>
            <b:First>S.</b:First>
          </b:Person>
          <b:Person>
            <b:Last>Corrêa</b:Last>
            <b:First>J.</b:First>
            <b:Middle>de S.</b:Middle>
          </b:Person>
        </b:NameList>
      </b:Author>
    </b:Author>
    <b:Title>COMPUTATIONAL MODELING OF A HIGH PURITY GERMANIUM</b:Title>
    <b:Year>2011</b:Year>
    <b:ConferenceName>International Nuclear Atlantic Conference</b:ConferenceName>
    <b:City>Belo Horizonte,MG, Brazil</b:City>
    <b:RefOrder>7</b:RefOrder>
  </b:Source>
  <b:Source>
    <b:Tag>RGH02</b:Tag>
    <b:SourceType>JournalArticle</b:SourceType>
    <b:Guid>{B7A3DFC5-29CF-4A68-A462-FF6ED62399A7}</b:Guid>
    <b:Title>The use of Monte Carlo Calculations in the Determination of a Ge Detector Efficiency Curve</b:Title>
    <b:Year>2002</b:Year>
    <b:Author>
      <b:Author>
        <b:NameList>
          <b:Person>
            <b:Last>Helmer</b:Last>
            <b:First>R.</b:First>
            <b:Middle>G.</b:Middle>
          </b:Person>
          <b:Person>
            <b:Last>Hardy</b:Last>
            <b:First>R.</b:First>
            <b:Middle>G.</b:Middle>
          </b:Person>
          <b:Person>
            <b:Last>Iacob</b:Last>
            <b:First>V.</b:First>
            <b:Middle>E.</b:Middle>
          </b:Person>
          <b:Person>
            <b:Last>Sanchez-Vega</b:Last>
            <b:First>M.</b:First>
          </b:Person>
          <b:Person>
            <b:Last>Neilson</b:Last>
            <b:First>R.</b:First>
            <b:Middle>G.</b:Middle>
          </b:Person>
          <b:Person>
            <b:Last>J. Nelson</b:Last>
          </b:Person>
        </b:NameList>
      </b:Author>
    </b:Author>
    <b:JournalName>Nuclear Instruments and Methods in Physics Research</b:JournalName>
    <b:Pages>360-381</b:Pages>
    <b:Volume>551</b:Volume>
    <b:Issue>A</b:Issue>
    <b:RefOrder>2</b:RefOrder>
  </b:Source>
  <b:Source>
    <b:Tag>CGR11</b:Tag>
    <b:SourceType>ElectronicSource</b:SourceType>
    <b:Guid>{11DCC628-88D8-4B86-A15D-2B629AE94A39}</b:Guid>
    <b:Author>
      <b:Author>
        <b:NameList>
          <b:Person>
            <b:Last>McConn</b:Last>
            <b:First>RJ</b:First>
          </b:Person>
        </b:NameList>
      </b:Author>
    </b:Author>
    <b:Title>Compendium of Material Composition Data for Radiation Transport Modeling</b:Title>
    <b:City>Richland, WA</b:City>
    <b:Publisher>Pacific North Western National Laboratory</b:Publisher>
    <b:Year>2011</b:Year>
    <b:RefOrder>5</b:RefOrder>
  </b:Source>
  <b:Source>
    <b:Tag>JKS11</b:Tag>
    <b:SourceType>ElectronicSource</b:SourceType>
    <b:Guid>{B5F7EB42-4F38-4CA5-BE16-EFCD8577E771}</b:Guid>
    <b:Title>An MCNP Primer</b:Title>
    <b:City>Manhattan, KS</b:City>
    <b:Publisher>Department of Mechanical and Nuclear Engineering</b:Publisher>
    <b:Year>2011</b:Year>
    <b:Author>
      <b:Author>
        <b:NameList>
          <b:Person>
            <b:Last>Shultis</b:Last>
            <b:First>J.</b:First>
            <b:Middle>K.</b:Middle>
          </b:Person>
          <b:Person>
            <b:Last>Faw</b:Last>
            <b:First>R.</b:First>
            <b:Middle>E.</b:Middle>
          </b:Person>
        </b:NameList>
      </b:Author>
    </b:Author>
    <b:RefOrder>8</b:RefOrder>
  </b:Source>
  <b:Source>
    <b:Tag>Den13</b:Tag>
    <b:SourceType>ElectronicSource</b:SourceType>
    <b:Guid>{98C87321-6C2D-4D29-A45F-E93E1627D3DF}</b:Guid>
    <b:Title>MCNP6 User's Manual Version 1.0</b:Title>
    <b:Year>2013</b:Year>
    <b:City>Los Alamos National Laboratory</b:City>
    <b:Author>
      <b:Author>
        <b:NameList>
          <b:Person>
            <b:Last>Pelowitz</b:Last>
            <b:First>Denise</b:First>
            <b:Middle>B.</b:Middle>
          </b:Person>
        </b:NameList>
      </b:Author>
    </b:Author>
    <b:Publisher>Los Alamos National Laboratory</b:Publisher>
    <b:RefOrder>9</b:RefOrder>
  </b:Source>
</b:Sources>
</file>

<file path=customXml/itemProps1.xml><?xml version="1.0" encoding="utf-8"?>
<ds:datastoreItem xmlns:ds="http://schemas.openxmlformats.org/officeDocument/2006/customXml" ds:itemID="{AFC74275-02BC-4C73-8E55-946225131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503</TotalTime>
  <Pages>6</Pages>
  <Words>2819</Words>
  <Characters>16072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18854</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Robert Torzilli</cp:lastModifiedBy>
  <cp:revision>41</cp:revision>
  <cp:lastPrinted>2012-08-02T18:53:00Z</cp:lastPrinted>
  <dcterms:created xsi:type="dcterms:W3CDTF">2017-12-06T03:22:00Z</dcterms:created>
  <dcterms:modified xsi:type="dcterms:W3CDTF">2017-12-08T04:02:00Z</dcterms:modified>
</cp:coreProperties>
</file>